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ins w:id="0" w:author="Unknown Author" w:date="2025-10-20T20:38:59Z">
        <w:r>
          <w:rPr/>
          <w:t>BarnebyLives: an R package to create herbarium specimen labels and clean spreadsheets</w:t>
        </w:r>
      </w:ins>
    </w:p>
    <w:p>
      <w:pPr>
        <w:pStyle w:val="Normal"/>
        <w:numPr>
          <w:ilvl w:val="0"/>
          <w:numId w:val="0"/>
        </w:numPr>
        <w:spacing w:lineRule="auto" w:line="480"/>
        <w:ind w:left="0" w:hanging="0"/>
        <w:rPr>
          <w:del w:id="4" w:author="Unknown Author" w:date="2025-10-20T20:38:59Z"/>
        </w:rPr>
      </w:pPr>
      <w:del w:id="2" w:author="Unknown Author" w:date="2025-10-20T20:38:59Z">
        <w:r>
          <w:rPr>
            <w:rFonts w:eastAsia="Aptos" w:cs="Arial" w:ascii="Arial" w:hAnsi="Arial"/>
            <w:b/>
            <w:bCs/>
          </w:rPr>
          <w:delText xml:space="preserve">Running headline: </w:delText>
        </w:r>
      </w:del>
      <w:del w:id="3" w:author="Unknown Author" w:date="2025-10-20T20:38:59Z">
        <w:r>
          <w:rPr>
            <w:rFonts w:eastAsia="Aptos" w:cs="Arial" w:ascii="Arial" w:hAnsi="Arial"/>
          </w:rPr>
          <w:delText>Benkendorf &amp; Fant. - BarnebyLives</w:delText>
        </w:r>
      </w:del>
    </w:p>
    <w:p>
      <w:pPr>
        <w:pStyle w:val="Normal"/>
        <w:numPr>
          <w:ilvl w:val="0"/>
          <w:numId w:val="1"/>
        </w:numPr>
        <w:spacing w:lineRule="auto" w:line="480"/>
        <w:rPr>
          <w:del w:id="7" w:author="Unknown Author" w:date="2025-10-20T20:38:59Z"/>
        </w:rPr>
      </w:pPr>
      <w:del w:id="5" w:author="Unknown Author" w:date="2025-10-20T20:38:59Z">
        <w:r>
          <w:rPr>
            <w:rFonts w:eastAsia="Aptos" w:cs="Arial" w:ascii="Arial" w:hAnsi="Arial"/>
            <w:b/>
            <w:bCs/>
          </w:rPr>
          <w:delText>Title</w:delText>
        </w:r>
      </w:del>
      <w:del w:id="6" w:author="Unknown Author" w:date="2025-10-20T20:38:59Z">
        <w:r>
          <w:rPr>
            <w:rFonts w:eastAsia="Aptos" w:cs="Arial" w:ascii="Arial" w:hAnsi="Arial"/>
          </w:rPr>
          <w:delText>:  BarnebyLives: an R package to create herbarium specimen labels and clean spreadsheets</w:delText>
        </w:r>
      </w:del>
    </w:p>
    <w:p>
      <w:pPr>
        <w:pStyle w:val="Normal"/>
        <w:numPr>
          <w:ilvl w:val="0"/>
          <w:numId w:val="1"/>
        </w:numPr>
        <w:spacing w:lineRule="auto" w:line="480"/>
        <w:rPr>
          <w:del w:id="13" w:author="Unknown Author" w:date="2025-10-20T20:38:59Z"/>
        </w:rPr>
      </w:pPr>
      <w:del w:id="8" w:author="Unknown Author" w:date="2025-10-20T20:38:59Z">
        <w:r>
          <w:rPr>
            <w:rFonts w:eastAsia="Aptos" w:cs="Arial" w:ascii="Arial" w:hAnsi="Arial"/>
            <w:b/>
            <w:bCs/>
          </w:rPr>
          <w:delText>Authors and Affiliations</w:delText>
        </w:r>
      </w:del>
      <w:del w:id="9" w:author="Unknown Author" w:date="2025-10-20T20:38:59Z">
        <w:r>
          <w:rPr>
            <w:rFonts w:eastAsia="Aptos" w:cs="Arial" w:ascii="Arial" w:hAnsi="Arial"/>
          </w:rPr>
          <w:delText>: Reed Clark Benkendorf</w:delText>
        </w:r>
      </w:del>
      <w:del w:id="10" w:author="Unknown Author" w:date="2025-10-20T20:38:59Z">
        <w:r>
          <w:rPr>
            <w:rFonts w:eastAsia="Aptos" w:cs="Arial" w:ascii="Arial" w:hAnsi="Arial"/>
            <w:vertAlign w:val="superscript"/>
          </w:rPr>
          <w:delText>1,2*</w:delText>
        </w:r>
      </w:del>
      <w:del w:id="11" w:author="Unknown Author" w:date="2025-10-20T20:38:59Z">
        <w:r>
          <w:rPr>
            <w:rFonts w:eastAsia="Aptos" w:cs="Arial" w:ascii="Arial" w:hAnsi="Arial"/>
          </w:rPr>
          <w:delText>, Jeremie B. Fant</w:delText>
        </w:r>
      </w:del>
      <w:del w:id="12" w:author="Unknown Author" w:date="2025-10-20T20:38:59Z">
        <w:r>
          <w:rPr>
            <w:rFonts w:eastAsia="Aptos" w:cs="Arial" w:ascii="Arial" w:hAnsi="Arial"/>
            <w:vertAlign w:val="superscript"/>
          </w:rPr>
          <w:delText>1,2</w:delText>
        </w:r>
      </w:del>
    </w:p>
    <w:p>
      <w:pPr>
        <w:pStyle w:val="Normal"/>
        <w:spacing w:lineRule="auto" w:line="480" w:before="0" w:after="0"/>
        <w:rPr>
          <w:rFonts w:ascii="Arial" w:hAnsi="Arial" w:eastAsia="Aptos" w:cs="Arial"/>
          <w:del w:id="15" w:author="Unknown Author" w:date="2025-10-20T20:38:59Z"/>
        </w:rPr>
      </w:pPr>
      <w:del w:id="14" w:author="Unknown Author" w:date="2025-10-20T20:38:59Z">
        <w:r>
          <w:rPr>
            <w:rFonts w:eastAsia="Aptos" w:cs="Arial" w:ascii="Arial" w:hAnsi="Arial"/>
          </w:rPr>
          <w:delText xml:space="preserve"> </w:delText>
        </w:r>
      </w:del>
    </w:p>
    <w:p>
      <w:pPr>
        <w:pStyle w:val="Normal"/>
        <w:spacing w:lineRule="auto" w:line="480" w:before="0" w:after="0"/>
        <w:rPr>
          <w:del w:id="18" w:author="Unknown Author" w:date="2025-10-20T20:38:59Z"/>
        </w:rPr>
      </w:pPr>
      <w:del w:id="16" w:author="Unknown Author" w:date="2025-10-20T20:38:59Z">
        <w:r>
          <w:rPr>
            <w:rFonts w:eastAsia="Aptos" w:cs="Arial" w:ascii="Arial" w:hAnsi="Arial"/>
            <w:vertAlign w:val="superscript"/>
          </w:rPr>
          <w:delText xml:space="preserve">1  </w:delText>
        </w:r>
      </w:del>
      <w:del w:id="17" w:author="Unknown Author" w:date="2025-10-20T20:38:59Z">
        <w:r>
          <w:rPr>
            <w:rFonts w:eastAsia="Aptos" w:cs="Arial" w:ascii="Arial" w:hAnsi="Arial"/>
          </w:rPr>
          <w:delText xml:space="preserve">Plant Biology and Conservation, Northwestern University, Evanston, Illinois 60208, USA </w:delText>
        </w:r>
      </w:del>
    </w:p>
    <w:p>
      <w:pPr>
        <w:pStyle w:val="Normal"/>
        <w:numPr>
          <w:ilvl w:val="0"/>
          <w:numId w:val="1"/>
        </w:numPr>
        <w:spacing w:lineRule="auto" w:line="480" w:before="0" w:after="0"/>
        <w:rPr>
          <w:del w:id="21" w:author="Unknown Author" w:date="2025-10-20T20:38:59Z"/>
        </w:rPr>
      </w:pPr>
      <w:del w:id="19" w:author="Unknown Author" w:date="2025-10-20T20:38:59Z">
        <w:r>
          <w:rPr>
            <w:rFonts w:eastAsia="Aptos" w:cs="Arial" w:ascii="Arial" w:hAnsi="Arial"/>
            <w:vertAlign w:val="superscript"/>
          </w:rPr>
          <w:delText>2</w:delText>
        </w:r>
      </w:del>
      <w:del w:id="20" w:author="Unknown Author" w:date="2025-10-20T20:38:59Z">
        <w:r>
          <w:rPr>
            <w:rFonts w:eastAsia="Aptos" w:cs="Arial" w:ascii="Arial" w:hAnsi="Arial"/>
          </w:rPr>
          <w:delText xml:space="preserve"> Chicago Botanic Garden, Glencoe, Illinois 60022, USA</w:delText>
        </w:r>
      </w:del>
    </w:p>
    <w:p>
      <w:pPr>
        <w:pStyle w:val="Normal"/>
        <w:spacing w:lineRule="auto" w:line="480" w:before="0" w:after="0"/>
        <w:rPr>
          <w:rFonts w:ascii="Arial" w:hAnsi="Arial"/>
          <w:del w:id="23" w:author="Unknown Author" w:date="2025-10-20T20:38:59Z"/>
        </w:rPr>
      </w:pPr>
      <w:del w:id="22" w:author="Unknown Author" w:date="2025-10-20T20:38:59Z">
        <w:r>
          <w:rPr>
            <w:rFonts w:ascii="Arial" w:hAnsi="Arial"/>
          </w:rPr>
        </w:r>
      </w:del>
    </w:p>
    <w:p>
      <w:pPr>
        <w:pStyle w:val="Normal"/>
        <w:numPr>
          <w:ilvl w:val="0"/>
          <w:numId w:val="1"/>
        </w:numPr>
        <w:spacing w:lineRule="auto" w:line="480" w:before="0" w:after="0"/>
        <w:rPr>
          <w:del w:id="27" w:author="Unknown Author" w:date="2025-10-20T20:38:59Z"/>
        </w:rPr>
      </w:pPr>
      <w:del w:id="24" w:author="Unknown Author" w:date="2025-10-20T20:38:59Z">
        <w:r>
          <w:rPr>
            <w:rFonts w:eastAsia="Aptos" w:cs="Arial" w:ascii="Arial" w:hAnsi="Arial"/>
          </w:rPr>
          <w:delText>*Corresponding author</w:delText>
        </w:r>
      </w:del>
      <w:del w:id="25" w:author="Unknown Author" w:date="2025-10-20T20:38:59Z">
        <w:r>
          <w:rPr>
            <w:rFonts w:cs="Arial" w:ascii="Arial" w:hAnsi="Arial"/>
          </w:rPr>
          <w:delText xml:space="preserve"> </w:delText>
        </w:r>
      </w:del>
      <w:del w:id="26" w:author="Unknown Author" w:date="2025-10-20T20:38:59Z">
        <w:r>
          <w:rPr>
            <w:rStyle w:val="InternetLink"/>
            <w:rFonts w:cs="Arial" w:ascii="Arial" w:hAnsi="Arial"/>
          </w:rPr>
          <w:delText>reedbenkendorf2021@u.northwestern.edu</w:delText>
        </w:r>
      </w:del>
    </w:p>
    <w:p>
      <w:pPr>
        <w:pStyle w:val="Normal"/>
        <w:numPr>
          <w:ilvl w:val="0"/>
          <w:numId w:val="1"/>
        </w:numPr>
        <w:spacing w:lineRule="auto" w:line="480" w:before="0" w:after="0"/>
        <w:rPr>
          <w:rFonts w:ascii="Arial" w:hAnsi="Arial"/>
          <w:del w:id="29" w:author="Unknown Author" w:date="2025-10-20T20:38:59Z"/>
        </w:rPr>
      </w:pPr>
      <w:del w:id="28" w:author="Unknown Author" w:date="2025-10-20T20:38:59Z">
        <w:r>
          <w:rPr>
            <w:rFonts w:ascii="Arial" w:hAnsi="Arial"/>
          </w:rPr>
        </w:r>
      </w:del>
    </w:p>
    <w:p>
      <w:pPr>
        <w:pStyle w:val="Normal"/>
        <w:numPr>
          <w:ilvl w:val="0"/>
          <w:numId w:val="1"/>
        </w:numPr>
        <w:spacing w:lineRule="auto" w:line="480" w:before="0" w:after="0"/>
        <w:rPr>
          <w:del w:id="32" w:author="Unknown Author" w:date="2025-10-20T20:38:59Z"/>
        </w:rPr>
      </w:pPr>
      <w:del w:id="30" w:author="Unknown Author" w:date="2025-10-20T20:38:59Z">
        <w:r>
          <w:rPr>
            <w:rFonts w:eastAsia="Aptos" w:cs="Arial" w:ascii="Arial" w:hAnsi="Arial"/>
          </w:rPr>
          <w:delText xml:space="preserve">Reed Benkendorf </w:delText>
        </w:r>
      </w:del>
      <w:del w:id="31" w:author="Unknown Author" w:date="2025-10-20T20:38:59Z">
        <w:r>
          <w:rPr>
            <w:rFonts w:eastAsia="Aptos" w:cs="Arial" w:ascii="Arial" w:hAnsi="Arial"/>
            <w:i/>
            <w:iCs/>
          </w:rPr>
          <w:delText>https://orcid.org/0000-0003-3110-6687</w:delText>
        </w:r>
      </w:del>
    </w:p>
    <w:p>
      <w:pPr>
        <w:pStyle w:val="Normal"/>
        <w:numPr>
          <w:ilvl w:val="0"/>
          <w:numId w:val="1"/>
        </w:numPr>
        <w:spacing w:lineRule="auto" w:line="480" w:before="0" w:after="0"/>
        <w:rPr>
          <w:del w:id="35" w:author="Unknown Author" w:date="2025-10-20T20:38:59Z"/>
        </w:rPr>
      </w:pPr>
      <w:del w:id="33" w:author="Unknown Author" w:date="2025-10-20T20:38:59Z">
        <w:r>
          <w:rPr>
            <w:rFonts w:eastAsia="Aptos" w:cs="Arial" w:ascii="Arial" w:hAnsi="Arial"/>
            <w:lang w:val="fr-CA"/>
          </w:rPr>
          <w:delText xml:space="preserve">Jeremie Fant </w:delText>
        </w:r>
      </w:del>
      <w:del w:id="34" w:author="Unknown Author" w:date="2025-10-20T20:38:59Z">
        <w:r>
          <w:rPr>
            <w:rFonts w:eastAsia="Aptos" w:cs="Arial" w:ascii="Arial" w:hAnsi="Arial"/>
            <w:i/>
            <w:iCs/>
            <w:lang w:val="fr-CA"/>
          </w:rPr>
          <w:delText>https://orcid.org/0000-0001-9276-1111</w:delText>
        </w:r>
      </w:del>
    </w:p>
    <w:p>
      <w:pPr>
        <w:pStyle w:val="Normal"/>
        <w:spacing w:lineRule="auto" w:line="480" w:before="0" w:after="160"/>
        <w:rPr>
          <w:rFonts w:ascii="Arial" w:hAnsi="Arial" w:cs="Arial"/>
          <w:b/>
          <w:b/>
          <w:bCs/>
          <w:del w:id="37" w:author="Unknown Author" w:date="2025-10-20T20:38:59Z"/>
        </w:rPr>
      </w:pPr>
      <w:del w:id="36" w:author="Unknown Author" w:date="2025-10-20T20:38:59Z">
        <w:r>
          <w:rPr>
            <w:rFonts w:cs="Arial" w:ascii="Arial" w:hAnsi="Arial"/>
            <w:b/>
            <w:bCs/>
          </w:rPr>
        </w:r>
      </w:del>
    </w:p>
    <w:p>
      <w:pPr>
        <w:pStyle w:val="Normal"/>
        <w:spacing w:lineRule="auto" w:line="480"/>
        <w:rPr>
          <w:rFonts w:ascii="Arial" w:hAnsi="Arial"/>
          <w:del w:id="39" w:author="Unknown Author" w:date="2025-10-20T20:38:59Z"/>
        </w:rPr>
      </w:pPr>
      <w:del w:id="38" w:author="Unknown Author" w:date="2025-10-20T20:38:59Z">
        <w:r>
          <w:rPr>
            <w:rFonts w:ascii="Arial" w:hAnsi="Arial"/>
          </w:rPr>
          <w:delText>Manuscript received ___; revision accepted ___.</w:delText>
        </w:r>
      </w:del>
    </w:p>
    <w:p>
      <w:pPr>
        <w:pStyle w:val="Normal"/>
        <w:spacing w:lineRule="auto" w:line="480"/>
        <w:rPr>
          <w:del w:id="41" w:author="Unknown Author" w:date="2025-10-20T20:38:59Z"/>
        </w:rPr>
      </w:pPr>
      <w:del w:id="40" w:author="Unknown Author" w:date="2025-10-20T20:38:59Z">
        <w:r>
          <w:rPr>
            <w:rFonts w:ascii="Arial" w:hAnsi="Arial"/>
          </w:rPr>
          <w:delText>Word count: 4098</w:delText>
        </w:r>
      </w:del>
    </w:p>
    <w:p>
      <w:pPr>
        <w:pStyle w:val="Heading1"/>
        <w:spacing w:lineRule="auto" w:line="480"/>
        <w:rPr>
          <w:sz w:val="32"/>
          <w:del w:id="43" w:author="Unknown Author" w:date="2025-10-20T20:38:59Z"/>
        </w:rPr>
      </w:pPr>
      <w:del w:id="42" w:author="Unknown Author" w:date="2025-10-20T20:38:59Z">
        <w:r>
          <w:rPr>
            <w:sz w:val="32"/>
          </w:rPr>
          <w:delText>AUTHOR CONTRIBUTIONS</w:delText>
        </w:r>
      </w:del>
    </w:p>
    <w:p>
      <w:pPr>
        <w:pStyle w:val="FirstParagraph"/>
        <w:spacing w:lineRule="auto" w:line="480"/>
        <w:rPr>
          <w:del w:id="45" w:author="Unknown Author" w:date="2025-10-20T20:38:59Z"/>
        </w:rPr>
      </w:pPr>
      <w:del w:id="44" w:author="Unknown Author" w:date="2025-10-20T20:38:59Z">
        <w:bookmarkStart w:id="0" w:name="author-contributions1"/>
        <w:r>
          <w:rPr/>
          <w:delText>The project was conceptualized by R.C.B. The program was written by R.C.B. Data collection and analysis were performed by R.C.B. R.C.B. &amp; J.B.F wrote the manuscript, and both authors approved the final version of the manuscript.</w:delText>
        </w:r>
      </w:del>
      <w:bookmarkEnd w:id="0"/>
    </w:p>
    <w:p>
      <w:pPr>
        <w:pStyle w:val="Heading1"/>
        <w:spacing w:lineRule="auto" w:line="480"/>
        <w:rPr>
          <w:sz w:val="32"/>
          <w:del w:id="47" w:author="Unknown Author" w:date="2025-10-20T20:38:59Z"/>
        </w:rPr>
      </w:pPr>
      <w:del w:id="46" w:author="Unknown Author" w:date="2025-10-20T20:38:59Z">
        <w:r>
          <w:rPr>
            <w:sz w:val="32"/>
          </w:rPr>
          <w:delText>ACKNOWLEDGMENTS</w:delText>
        </w:r>
      </w:del>
    </w:p>
    <w:p>
      <w:pPr>
        <w:pStyle w:val="FirstParagraph"/>
        <w:spacing w:lineRule="auto" w:line="480"/>
        <w:rPr>
          <w:del w:id="49" w:author="Unknown Author" w:date="2025-10-20T20:38:59Z"/>
        </w:rPr>
      </w:pPr>
      <w:del w:id="48" w:author="Unknown Author" w:date="2025-10-20T20:38:59Z">
        <w:bookmarkStart w:id="1" w:name="acknowledgements1"/>
        <w:r>
          <w:rPr/>
          <w:delText>The Bureau of Land Management is gratefully acknowledged as a provider of funding to R.C.B. for most of his specimen collection activities. We thank the two anonymous peer reviewers who have increased the quality of this manuscript. Several prominent associated collectors of specimens used in this study are thanked: Dani Yashinovitz, Hannah Lovell, Dakota Becerra, Caitlin Miller, Hubert Szczygiel.</w:delText>
        </w:r>
      </w:del>
      <w:bookmarkEnd w:id="1"/>
    </w:p>
    <w:p>
      <w:pPr>
        <w:pStyle w:val="Heading1"/>
        <w:spacing w:lineRule="auto" w:line="480"/>
        <w:rPr>
          <w:sz w:val="32"/>
          <w:del w:id="51" w:author="Unknown Author" w:date="2025-10-20T20:38:59Z"/>
        </w:rPr>
      </w:pPr>
      <w:del w:id="50" w:author="Unknown Author" w:date="2025-10-20T20:38:59Z">
        <w:bookmarkStart w:id="2" w:name="data-availability-statement1"/>
        <w:r>
          <w:rPr>
            <w:sz w:val="32"/>
          </w:rPr>
          <w:delText>DATA AVAILABILITY STATEMENT</w:delText>
        </w:r>
      </w:del>
    </w:p>
    <w:p>
      <w:pPr>
        <w:pStyle w:val="FirstParagraph"/>
        <w:spacing w:lineRule="auto" w:line="480"/>
        <w:rPr>
          <w:del w:id="69" w:author="Unknown Author" w:date="2025-10-20T20:38:59Z"/>
        </w:rPr>
      </w:pPr>
      <w:del w:id="52" w:author="Unknown Author" w:date="2025-10-20T20:38:59Z">
        <w:r>
          <w:rPr>
            <w:rFonts w:ascii="Arial" w:hAnsi="Arial"/>
          </w:rPr>
          <w:delText>The BarnebyLives R package is open source, the development version is available on GitHub (</w:delText>
        </w:r>
      </w:del>
      <w:hyperlink r:id="rId2">
        <w:del w:id="53" w:author="Unknown Author" w:date="2025-10-20T20:38:59Z">
          <w:r>
            <w:rPr>
              <w:rStyle w:val="InternetLink"/>
              <w:rFonts w:ascii="Arial" w:hAnsi="Arial"/>
            </w:rPr>
            <w:delText>https://github.com/sagesteppe/BarnebyLives</w:delText>
          </w:r>
        </w:del>
      </w:hyperlink>
      <w:del w:id="54" w:author="Unknown Author" w:date="2025-10-20T20:38:59Z">
        <w:r>
          <w:rPr>
            <w:rFonts w:ascii="Arial" w:hAnsi="Arial"/>
          </w:rPr>
          <w:delText>). The package includes three real use-case vignettes (tutorials) available on a Github Pages site (</w:delText>
        </w:r>
      </w:del>
      <w:hyperlink r:id="rId3">
        <w:del w:id="55" w:author="Unknown Author" w:date="2025-10-20T20:38:59Z">
          <w:r>
            <w:rPr>
              <w:rStyle w:val="InternetLink"/>
              <w:rFonts w:ascii="Arial" w:hAnsi="Arial"/>
            </w:rPr>
            <w:delText>https://sagesteppe.github.io/BarnebyLives/</w:delText>
          </w:r>
        </w:del>
      </w:hyperlink>
      <w:del w:id="56" w:author="Unknown Author" w:date="2025-10-20T20:38:59Z">
        <w:r>
          <w:rPr>
            <w:rFonts w:ascii="Arial" w:hAnsi="Arial"/>
          </w:rPr>
          <w:delText xml:space="preserve">). The first vignette </w:delText>
        </w:r>
      </w:del>
      <w:del w:id="57" w:author="Unknown Author" w:date="2025-10-20T20:38:59Z">
        <w:r>
          <w:rPr>
            <w:rFonts w:ascii="Arial" w:hAnsi="Arial"/>
            <w:i/>
            <w:iCs/>
          </w:rPr>
          <w:delText>“Preparing to use BarnebyLives!”</w:delText>
        </w:r>
      </w:del>
      <w:del w:id="58" w:author="Unknown Author" w:date="2025-10-20T20:38:59Z">
        <w:r>
          <w:rPr>
            <w:rFonts w:ascii="Arial" w:hAnsi="Arial"/>
          </w:rPr>
          <w:delText xml:space="preserve"> shows how to set up an instance for a certain geographic area (domain). The next two vignettes </w:delText>
        </w:r>
      </w:del>
      <w:del w:id="59" w:author="Unknown Author" w:date="2025-10-20T20:38:59Z">
        <w:r>
          <w:rPr>
            <w:rFonts w:ascii="Arial" w:hAnsi="Arial"/>
            <w:i/>
            <w:iCs/>
          </w:rPr>
          <w:delText>“BarnebyLives! Running pipeline”</w:delText>
        </w:r>
      </w:del>
      <w:del w:id="60" w:author="Unknown Author" w:date="2025-10-20T20:38:59Z">
        <w:r>
          <w:rPr>
            <w:rFonts w:ascii="Arial" w:hAnsi="Arial"/>
          </w:rPr>
          <w:delText xml:space="preserve"> showcases the usage of the package for processing data entered on a spreadsheet, and </w:delText>
        </w:r>
      </w:del>
      <w:del w:id="61" w:author="Unknown Author" w:date="2025-10-20T20:38:59Z">
        <w:r>
          <w:rPr>
            <w:rFonts w:ascii="Arial" w:hAnsi="Arial"/>
            <w:i/>
            <w:iCs/>
          </w:rPr>
          <w:delText>“Printing herbarium labels and exporting a digital copy of data”</w:delText>
        </w:r>
      </w:del>
      <w:del w:id="62" w:author="Unknown Author" w:date="2025-10-20T20:38:59Z">
        <w:r>
          <w:rPr>
            <w:rFonts w:ascii="Arial" w:hAnsi="Arial"/>
          </w:rPr>
          <w:delText xml:space="preserve"> how to export data in both digital and analog formats. </w:delText>
        </w:r>
      </w:del>
      <w:del w:id="63" w:author="Unknown Author" w:date="2025-10-20T20:38:59Z">
        <w:r>
          <w:rPr>
            <w:rFonts w:ascii="Arial" w:hAnsi="Arial"/>
            <w:i/>
            <w:iCs/>
          </w:rPr>
          <w:delText>“Custom label templates”</w:delText>
        </w:r>
      </w:del>
      <w:del w:id="64" w:author="Unknown Author" w:date="2025-10-20T20:38:59Z">
        <w:r>
          <w:rPr>
            <w:rFonts w:ascii="Arial" w:hAnsi="Arial"/>
          </w:rPr>
          <w:delText xml:space="preserve"> shows how to customize labels in LaTeX, and </w:delText>
        </w:r>
      </w:del>
      <w:del w:id="65" w:author="Unknown Author" w:date="2025-10-20T20:38:59Z">
        <w:r>
          <w:rPr>
            <w:rFonts w:ascii="Arial" w:hAnsi="Arial"/>
            <w:i/>
            <w:iCs/>
          </w:rPr>
          <w:delText>“Rendering a shipping manifest”</w:delText>
        </w:r>
      </w:del>
      <w:del w:id="66" w:author="Unknown Author" w:date="2025-10-20T20:38:59Z">
        <w:r>
          <w:rPr>
            <w:rFonts w:ascii="Arial" w:hAnsi="Arial"/>
          </w:rPr>
          <w:delText xml:space="preserve"> details how to produce a shipping manifest for gifting or transferring material to an herbarium. All data used in this manuscript are available at: </w:delText>
        </w:r>
      </w:del>
      <w:hyperlink r:id="rId4">
        <w:del w:id="67" w:author="Unknown Author" w:date="2025-10-20T20:38:59Z">
          <w:r>
            <w:rPr>
              <w:rStyle w:val="InternetLink"/>
              <w:rFonts w:ascii="Arial" w:hAnsi="Arial"/>
            </w:rPr>
            <w:delText>https://github.com/sagesteppe/Barneby_Lives_dev/manuscript</w:delText>
          </w:r>
        </w:del>
      </w:hyperlink>
      <w:del w:id="68" w:author="Unknown Author" w:date="2025-10-20T20:38:59Z">
        <w:r>
          <w:rPr>
            <w:rFonts w:ascii="Arial" w:hAnsi="Arial"/>
          </w:rPr>
          <w:delText>.</w:delText>
        </w:r>
      </w:del>
      <w:bookmarkEnd w:id="2"/>
    </w:p>
    <w:p>
      <w:pPr>
        <w:pStyle w:val="Normal"/>
        <w:rPr/>
      </w:pPr>
      <w:r>
        <w:rPr/>
        <w:t>Abstract</w:t>
      </w:r>
    </w:p>
    <w:p>
      <w:pPr>
        <w:pStyle w:val="Abstract"/>
        <w:rPr/>
      </w:pPr>
      <w:r>
        <w:rPr>
          <w:b/>
          <w:bCs/>
        </w:rPr>
        <w:t>Premise:</w:t>
      </w:r>
      <w:r>
        <w:rPr/>
        <w:t xml:space="preserv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w:t>
        <w:br/>
      </w:r>
      <w:r>
        <w:rPr>
          <w:b/>
          <w:bCs/>
        </w:rPr>
        <w:t>Methods and Results:</w:t>
      </w:r>
      <w:r>
        <w:rPr/>
        <w:t xml:space="preserve">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w:t>
        <w:br/>
      </w:r>
      <w:r>
        <w:rPr>
          <w:b/>
          <w:bCs/>
        </w:rPr>
        <w:t>Conclusions:</w:t>
      </w:r>
      <w:r>
        <w:rPr/>
        <w:t xml:space="preserve"> BarnebyLives improves data accuracy, ensures up-to-date taxonomy, and significantly reduces the time and effort required to accession herbarium specimens.</w:t>
      </w:r>
    </w:p>
    <w:p>
      <w:pPr>
        <w:pStyle w:val="Heading1"/>
        <w:rPr/>
      </w:pPr>
      <w:ins w:id="70" w:author="Unknown Author" w:date="2025-10-20T20:38:59Z">
        <w:bookmarkStart w:id="3" w:name="introduction"/>
        <w:r>
          <w:rPr/>
          <w:t>INTRODUCTION</w:t>
        </w:r>
      </w:ins>
    </w:p>
    <w:p>
      <w:pPr>
        <w:pStyle w:val="TextBody"/>
        <w:rPr>
          <w:del w:id="73" w:author="Unknown Author" w:date="2025-10-20T20:38:59Z"/>
        </w:rPr>
      </w:pPr>
      <w:del w:id="72" w:author="Unknown Author" w:date="2025-10-20T20:38:59Z">
        <w:r>
          <w:rPr/>
          <w:delText>KEYWORDS: herbarium; software; QC; automation</w:delText>
        </w:r>
      </w:del>
    </w:p>
    <w:p>
      <w:pPr>
        <w:pStyle w:val="Heading1"/>
        <w:spacing w:lineRule="auto" w:line="480"/>
        <w:rPr>
          <w:sz w:val="24"/>
          <w:szCs w:val="24"/>
          <w:del w:id="76" w:author="Unknown Author" w:date="2025-10-20T20:38:59Z"/>
        </w:rPr>
      </w:pPr>
      <w:del w:id="74" w:author="Unknown Author" w:date="2025-10-20T20:38:59Z">
        <w:r>
          <w:rPr>
            <w:sz w:val="48"/>
            <w:szCs w:val="24"/>
          </w:rPr>
          <w:delText>Introduction</w:delText>
        </w:r>
      </w:del>
      <w:del w:id="75" w:author="Unknown Author" w:date="2025-10-20T20:38:59Z">
        <w:r>
          <w:rPr>
            <w:sz w:val="24"/>
            <w:szCs w:val="24"/>
          </w:rPr>
          <w:delText xml:space="preserve"> </w:delText>
        </w:r>
      </w:del>
    </w:p>
    <w:p>
      <w:pPr>
        <w:pStyle w:val="TextBody"/>
        <w:rPr/>
      </w:pPr>
      <w:r>
        <w:rPr/>
        <w:t>Nearly 400 million specimens are housed worldwide in herbaria (</w:t>
      </w:r>
      <w:hyperlink w:anchor="ref-thiers2021herbaria">
        <w:r>
          <w:rPr>
            <w:rStyle w:val="InternetLink"/>
          </w:rPr>
          <w:t>Thiers, 2021</w:t>
        </w:r>
      </w:hyperlink>
      <w:r>
        <w:rPr/>
        <w:t>). However, The rate of accessioning new collections to herbaria diminished in the 20</w:t>
      </w:r>
      <w:r>
        <w:rPr>
          <w:vertAlign w:val="superscript"/>
        </w:rPr>
        <w:t>th</w:t>
      </w:r>
      <w:r>
        <w:rPr/>
        <w:t xml:space="preserve"> century as priorities in biology shifted away from describing and documenting </w:t>
      </w:r>
      <w:ins w:id="77" w:author="Unknown Author" w:date="2025-10-20T20:38:59Z">
        <w:r>
          <w:rPr/>
          <w:t>Earth’s</w:t>
        </w:r>
      </w:ins>
      <w:del w:id="78" w:author="Unknown Author" w:date="2025-10-20T20:38:59Z">
        <w:r>
          <w:rPr/>
          <w:delText>earths</w:delText>
        </w:r>
      </w:del>
      <w:r>
        <w:rPr/>
        <w:t xml:space="preserve"> biodiversity and towards understanding cellular and molecular processes underpinning life (</w:t>
      </w:r>
      <w:hyperlink w:anchor="ref-prather2004decline">
        <w:r>
          <w:rPr>
            <w:rStyle w:val="InternetLink"/>
          </w:rPr>
          <w:t>Prather et al., 2004</w:t>
        </w:r>
      </w:hyperlink>
      <w:r>
        <w:rPr/>
        <w:t xml:space="preserve">; </w:t>
      </w:r>
      <w:hyperlink w:anchor="ref-pyke2010biological">
        <w:r>
          <w:rPr>
            <w:rStyle w:val="InternetLink"/>
          </w:rPr>
          <w:t>Pyke and Ehrlich, 2010</w:t>
        </w:r>
      </w:hyperlink>
      <w:r>
        <w:rPr/>
        <w:t xml:space="preserve">; </w:t>
      </w:r>
      <w:hyperlink w:anchor="ref-daru2018widespread">
        <w:r>
          <w:rPr>
            <w:rStyle w:val="InternetLink"/>
          </w:rPr>
          <w:t>Daru et al., 2018</w:t>
        </w:r>
      </w:hyperlink>
      <w:r>
        <w:rPr/>
        <w:t>). This shift, among other factors, led to a decline in the funding allocated to collection-based research, the number of staff maintaining and accessing new collections, and educating students in these practices (</w:t>
      </w:r>
      <w:hyperlink w:anchor="ref-funk2014erosion">
        <w:r>
          <w:rPr>
            <w:rStyle w:val="InternetLink"/>
          </w:rPr>
          <w:t>Funk, 2014</w:t>
        </w:r>
      </w:hyperlink>
      <w:r>
        <w:rPr/>
        <w:t>). Historically, specimens have been used to describe the taxonomic diversity of plants and document global floristic diversity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xml:space="preserve">). However, renewed interest in herbarium collections utilizing ‘big data approaches,’ such as </w:t>
      </w:r>
      <w:ins w:id="79" w:author="Unknown Author" w:date="2025-10-20T20:38:59Z">
        <w:r>
          <w:rPr/>
          <w:t>museomics</w:t>
        </w:r>
      </w:ins>
      <w:del w:id="80" w:author="Unknown Author" w:date="2025-10-20T20:38:59Z">
        <w:r>
          <w:rPr/>
          <w:delText>museuomics</w:delText>
        </w:r>
      </w:del>
      <w:r>
        <w:rPr/>
        <w:t>, has brought herbaria back to the forefront of the natural sciences and grearly expanded their roles in science (</w:t>
      </w:r>
      <w:hyperlink w:anchor="ref-ronsted2020integrative">
        <w:r>
          <w:rPr>
            <w:rStyle w:val="InternetLink"/>
          </w:rPr>
          <w:t>Rønsted et al., 2020</w:t>
        </w:r>
      </w:hyperlink>
      <w:r>
        <w:rPr/>
        <w:t xml:space="preserve">; </w:t>
      </w:r>
      <w:hyperlink w:anchor="ref-marsico2020small">
        <w:r>
          <w:rPr>
            <w:rStyle w:val="InternetLink"/>
          </w:rPr>
          <w:t>Marsico et al., 2020</w:t>
        </w:r>
      </w:hyperlink>
      <w:r>
        <w:rPr/>
        <w:t>).</w:t>
      </w:r>
    </w:p>
    <w:p>
      <w:pPr>
        <w:pStyle w:val="TextBody"/>
        <w:rPr/>
      </w:pPr>
      <w:r>
        <w:rPr/>
        <w:t>Innovations in specimen digitization, data sharing, computing, DNA sequencing, and statistics have perhaps brought about greater use of herbarium specimens than ever before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The current use of specimens and their ancillary data extends well beyond their traditional roles in systematics and floristics, and studies utilizing collections are regularly carried out to better understand the ecological niches, phenological processes, and interactions of plants (</w:t>
      </w:r>
      <w:hyperlink w:anchor="ref-ronsted2020integrative">
        <w:r>
          <w:rPr>
            <w:rStyle w:val="InternetLink"/>
          </w:rPr>
          <w:t>Rønsted et al., 2020</w:t>
        </w:r>
      </w:hyperlink>
      <w:r>
        <w:rPr/>
        <w:t xml:space="preserve">; </w:t>
      </w:r>
      <w:hyperlink w:anchor="ref-davis2023herbarium">
        <w:r>
          <w:rPr>
            <w:rStyle w:val="InternetLink"/>
          </w:rPr>
          <w:t>Davis, 2023</w:t>
        </w:r>
      </w:hyperlink>
      <w:r>
        <w:rPr/>
        <w:t>). We suspect that collections are yet to realize their full potential, and as currently novel approaches, such as electronic and remote sensing and meta-barcoding, become more accessible the use of collections will increase (</w:t>
      </w:r>
      <w:hyperlink w:anchor="ref-tosa2021rapid">
        <w:r>
          <w:rPr>
            <w:rStyle w:val="InternetLink"/>
          </w:rPr>
          <w:t>Tosa et al., 2021</w:t>
        </w:r>
      </w:hyperlink>
      <w:r>
        <w:rPr/>
        <w:t xml:space="preserve">). While image-based or purely observational (rather than collection-based) citizen science approaches (e.g., iNaturalist, BudBurst) have recently dovetailed with herbarium specimens to meet many current research needs, specimens contain rich data that are not accessible via images. </w:t>
      </w:r>
      <w:ins w:id="81" w:author="Unknown Author" w:date="2025-10-20T20:38:59Z">
        <w:r>
          <w:rPr/>
          <w:t>Of the two, specimens alone can</w:t>
        </w:r>
      </w:ins>
      <w:del w:id="82" w:author="Unknown Author" w:date="2025-10-20T20:38:59Z">
        <w:r>
          <w:rPr/>
          <w:delText>Only specimens have the ability to:</w:delText>
        </w:r>
      </w:del>
      <w:r>
        <w:rPr/>
        <w:t xml:space="preserve"> provide samples of DNA, secondary metabolites, or proteins, material for measuring (micro-)morphological attributes (</w:t>
      </w:r>
      <w:hyperlink w:anchor="ref-borges2020schrodinger">
        <w:r>
          <w:rPr>
            <w:rStyle w:val="InternetLink"/>
          </w:rPr>
          <w:t>Borges et al., 2020</w:t>
        </w:r>
      </w:hyperlink>
      <w:r>
        <w:rPr/>
        <w:t>), and seeds or pollen. These factors will ensure that the specimens remain the premier botanical data source into perpetuity.</w:t>
      </w:r>
    </w:p>
    <w:p>
      <w:pPr>
        <w:pStyle w:val="TextBody"/>
        <w:rPr/>
      </w:pPr>
      <w:r>
        <w:rPr/>
        <w:t>However, despite renewed recognition of the utility of collections, efforts to grow them appear slow (</w:t>
      </w:r>
      <w:hyperlink w:anchor="ref-prather2004decline">
        <w:r>
          <w:rPr>
            <w:rStyle w:val="InternetLink"/>
          </w:rPr>
          <w:t>Prather et al., 2004</w:t>
        </w:r>
      </w:hyperlink>
      <w:r>
        <w:rPr/>
        <w:t>). We conjecture that this is partly because collecting and depositing specimens is a fundamentally slower process, especially for novice collectors, relative to taking photographs via commercially developed apps on smartphones (</w:t>
      </w:r>
      <w:hyperlink w:anchor="ref-daru2018widespread">
        <w:r>
          <w:rPr>
            <w:rStyle w:val="InternetLink"/>
          </w:rPr>
          <w:t>Daru et al., 2018</w:t>
        </w:r>
      </w:hyperlink>
      <w:r>
        <w:rPr/>
        <w:t xml:space="preserve">; </w:t>
      </w:r>
      <w:hyperlink w:anchor="ref-mishler2020spatial">
        <w:r>
          <w:rPr>
            <w:rStyle w:val="InternetLink"/>
          </w:rPr>
          <w:t>Mishler et al., 2020</w:t>
        </w:r>
      </w:hyperlink>
      <w:r>
        <w:rPr/>
        <w:t xml:space="preserve">; </w:t>
      </w:r>
      <w:hyperlink w:anchor="ref-manzano2021fair">
        <w:r>
          <w:rPr>
            <w:rStyle w:val="InternetLink"/>
          </w:rPr>
          <w:t>Manzano and Julier, 2021</w:t>
        </w:r>
      </w:hyperlink>
      <w:r>
        <w:rPr/>
        <w:t xml:space="preserve">). While many novice botanists are capable of using dichotomous keys and other resources to reliably identify and collect satisfactory material, we observe that they face difficulties navigating several aspects of data acquisition, processing, and preparation of labels for submission to herbaria. Some of the apparent problems include the lack of dedicated time at the end of a field season to process specimens, a general lack of education on cartography and orienteering, natural history (e.g., geology, geomorphology), nomenclature, </w:t>
      </w:r>
      <w:del w:id="83" w:author="Unknown Author" w:date="2025-10-20T20:38:59Z">
        <w:r>
          <w:rPr/>
          <w:delText xml:space="preserve">and </w:delText>
        </w:r>
      </w:del>
      <w:r>
        <w:rPr/>
        <w:t>familiarity with various computer programs (for example, Microsoft Office suite), and</w:t>
      </w:r>
      <w:del w:id="84" w:author="Unknown Author" w:date="2025-10-20T20:38:59Z">
        <w:r>
          <w:rPr/>
          <w:delText xml:space="preserve"> increasing</w:delText>
        </w:r>
      </w:del>
      <w:r>
        <w:rPr/>
        <w:t xml:space="preserve"> foundational knowledge of plant systematics and phylogenetics (</w:t>
      </w:r>
      <w:hyperlink w:anchor="ref-woodland2007botanists">
        <w:r>
          <w:rPr>
            <w:rStyle w:val="InternetLink"/>
          </w:rPr>
          <w:t>Woodland, 2007</w:t>
        </w:r>
      </w:hyperlink>
      <w:r>
        <w:rPr/>
        <w:t xml:space="preserve">; </w:t>
      </w:r>
      <w:hyperlink w:anchor="ref-barrows2016crossroads">
        <w:r>
          <w:rPr>
            <w:rStyle w:val="InternetLink"/>
          </w:rPr>
          <w:t>Barrows et al., 2016</w:t>
        </w:r>
      </w:hyperlink>
      <w:r>
        <w:rPr/>
        <w:t xml:space="preserve">; </w:t>
      </w:r>
      <w:hyperlink w:anchor="ref-nanglu2023nature">
        <w:r>
          <w:rPr>
            <w:rStyle w:val="InternetLink"/>
          </w:rPr>
          <w:t>Nanglu et al., 2023</w:t>
        </w:r>
      </w:hyperlink>
      <w:r>
        <w:rPr/>
        <w:t>).</w:t>
      </w:r>
    </w:p>
    <w:p>
      <w:pPr>
        <w:pStyle w:val="TextBody"/>
        <w:rPr/>
      </w:pPr>
      <w:r>
        <w:rPr/>
        <w:t>The generation of an herbarium specimen involves many steps that are easy to take for granted (</w:t>
      </w:r>
      <w:hyperlink w:anchor="ref-forman1989herbarium">
        <w:r>
          <w:rPr>
            <w:rStyle w:val="InternetLink"/>
          </w:rPr>
          <w:t>Forman and Bridson, 1989</w:t>
        </w:r>
      </w:hyperlink>
      <w:r>
        <w:rPr/>
        <w:t>). For example, while acquiring appropriate political information for a collection site appears simple, novice collectors rarely have adequate cartographic resources (printed topographic maps or GIS software) at their disposal. In topographically complex areas, where administrative borders are often associated with hydrological basins and the ridges defining them, collectors are liable to misinterpret their true geographic position and report administrative details in error. Even finding appropriate site names can rarely be resolved without a printed map, as many navigation-related software now consider most features that would serve as site names extraneous. Similarly, the rate at which taxonomic innovations occur, the volume of the literature, and the reluctance of some regional curators to embrace a phylogenetic approach to plant classification have made it difficult to find more recently applied scientific names, even when these names are unanimously accepted by taxonomic specialists in the group and other regional curators (</w:t>
      </w:r>
      <w:hyperlink w:anchor="ref-hitchcock2018flora">
        <w:r>
          <w:rPr>
            <w:rStyle w:val="InternetLink"/>
          </w:rPr>
          <w:t>Hitchcock and Cronquist, 2018</w:t>
        </w:r>
      </w:hyperlink>
      <w:r>
        <w:rPr/>
        <w:t>). Furthermore, formatting a label correctly (e.g., author abbreviations, italicization, etc.) is a time-consuming process with many opportunities to introduce errors in formatting which reduce the apparent credibility of a collector. Anecdotally, many mail merge templates offered by herbaria still require collectors to modify many variables by hand, for example, applying italicization. Even if a collector successfully navigates all these hurdles, the time allocated to each step is quite large, and may discourage them from further collecting.</w:t>
      </w:r>
    </w:p>
    <w:p>
      <w:pPr>
        <w:pStyle w:val="TextBody"/>
        <w:rPr/>
      </w:pPr>
      <w:r>
        <w:rPr/>
        <w:t>As a result of these concerns, we have developed an R package, BarnebyLives, that aims to increase both the quality of data rendered to labels and recorded in databases and to speed up the generation of labels. BarnebyLives rapidly provides political and administrative boundary information for a collection site using data from the U.S. Census Bureau (</w:t>
      </w:r>
      <w:hyperlink w:anchor="ref-walker2022tigris">
        <w:r>
          <w:rPr>
            <w:rStyle w:val="InternetLink"/>
          </w:rPr>
          <w:t>Walker, 2024</w:t>
        </w:r>
      </w:hyperlink>
      <w:r>
        <w:rPr/>
        <w:t>), the Public Land Survey System (PLSS), and ownership details of public lands via the Protected-Areas Database (PAD-US) (</w:t>
      </w:r>
      <w:hyperlink w:anchor="ref-usgs2024padus">
        <w:r>
          <w:rPr>
            <w:rStyle w:val="InternetLink"/>
          </w:rPr>
          <w:t>Gap Analysis Project (GAP), 2024</w:t>
        </w:r>
      </w:hyperlink>
      <w:r>
        <w:rPr/>
        <w:t>). Site names are suggested by finding the closest unambiguously named place feature in the Geographic Name Information System (GNIS) and the precise calculation of distance and azimuth from this feature to the collection site (</w:t>
      </w:r>
      <w:hyperlink w:anchor="ref-gnis2024">
        <w:r>
          <w:rPr>
            <w:rStyle w:val="InternetLink"/>
          </w:rPr>
          <w:t>Survey, 2023</w:t>
        </w:r>
      </w:hyperlink>
      <w:r>
        <w:rPr/>
        <w:t>). Using the Global Mountain Biodiversity Assessment (GMBA) Mountain Inventory V. 2, a standardized named mountain data set with global coverage allows for a relevant descriptor of the general region with less ambiguity (</w:t>
      </w:r>
      <w:hyperlink w:anchor="ref-snethlage2022hierarchical">
        <w:r>
          <w:rPr>
            <w:rStyle w:val="InternetLink"/>
          </w:rPr>
          <w:t>Snethlage et al., 2022</w:t>
        </w:r>
      </w:hyperlink>
      <w:r>
        <w:rPr/>
        <w:t>). Spell checks on all scientific names (including associated species) are performed using a copy of the World Checklist of Vascular Plants, and the resolved species may be searched via Kew’s Plant of the World Online for relevant synonyms (</w:t>
      </w:r>
      <w:hyperlink w:anchor="ref-govaerts2021world">
        <w:r>
          <w:rPr>
            <w:rStyle w:val="InternetLink"/>
          </w:rPr>
          <w:t>Govaerts et al., 2021</w:t>
        </w:r>
      </w:hyperlink>
      <w:r>
        <w:rPr/>
        <w:t xml:space="preserve">; </w:t>
      </w:r>
      <w:hyperlink w:anchor="ref-powo2024">
        <w:r>
          <w:rPr>
            <w:rStyle w:val="InternetLink"/>
          </w:rPr>
          <w:t>POWO, 2024</w:t>
        </w:r>
      </w:hyperlink>
      <w:r>
        <w:rPr/>
        <w:t>). Author abbreviations are verified using the International Plant Names Index (IPNI) Standard Author Abbreviation Checklist and also returned by Kew’s Plants of the World Online to ensure proper abbreviations of authorities (</w:t>
      </w:r>
      <w:hyperlink w:anchor="ref-ipni2024">
        <w:r>
          <w:rPr>
            <w:rStyle w:val="InternetLink"/>
          </w:rPr>
          <w:t>The Royal Botanic Gardens and Herbarium, 2024</w:t>
        </w:r>
      </w:hyperlink>
      <w:r>
        <w:rPr/>
        <w:t xml:space="preserve">; </w:t>
      </w:r>
      <w:hyperlink w:anchor="ref-powo2024">
        <w:r>
          <w:rPr>
            <w:rStyle w:val="InternetLink"/>
          </w:rPr>
          <w:t>POWO, 2024</w:t>
        </w:r>
      </w:hyperlink>
      <w:r>
        <w:rPr/>
        <w:t xml:space="preserve">). Checks to search for and flag common issues associated with spreadsheet software or data transcription, such as the </w:t>
      </w:r>
      <w:ins w:id="85" w:author="Unknown Author" w:date="2025-10-20T20:38:59Z">
        <w:r>
          <w:rPr/>
          <w:t>autofilling</w:t>
        </w:r>
      </w:ins>
      <w:del w:id="86" w:author="Unknown Author" w:date="2025-10-20T20:38:59Z">
        <w:r>
          <w:rPr/>
          <w:delText>auto-filling</w:delText>
        </w:r>
      </w:del>
      <w:r>
        <w:rPr/>
        <w:t xml:space="preserve"> of coordinate and date columns. After a final review of the data, flagged or generated by the package, it allows for the option to export spreadsheets that are suitable for mass uploading of data to multiple common herbarium databases as well as the generation of herbarium labels.</w:t>
      </w:r>
    </w:p>
    <w:p>
      <w:pPr>
        <w:pStyle w:val="TextBody"/>
        <w:rPr/>
      </w:pPr>
      <w:r>
        <w:rPr/>
        <w:t>Currently, to our knowledge label generation functionality is provided explicitly by two programs, PLabel and Symbiota, and by the Microsoft Word tool Mail Merge (</w:t>
      </w:r>
      <w:hyperlink w:anchor="ref-gries2014symbiota">
        <w:r>
          <w:rPr>
            <w:rStyle w:val="InternetLink"/>
          </w:rPr>
          <w:t>Gries et al., 2014</w:t>
        </w:r>
      </w:hyperlink>
      <w:r>
        <w:rPr/>
        <w:t xml:space="preserve">; </w:t>
      </w:r>
      <w:hyperlink w:anchor="ref-perkins2020Plabel">
        <w:r>
          <w:rPr>
            <w:rStyle w:val="InternetLink"/>
          </w:rPr>
          <w:t>Perkins, 2020</w:t>
        </w:r>
      </w:hyperlink>
      <w:r>
        <w:rPr/>
        <w:t xml:space="preserve">). The office suite costs money, and in our experience, </w:t>
      </w:r>
      <w:ins w:id="87" w:author="Unknown Author" w:date="2025-10-20T20:38:59Z">
        <w:r>
          <w:rPr/>
          <w:t>can be difficult to set up</w:t>
        </w:r>
      </w:ins>
      <w:del w:id="88" w:author="Unknown Author" w:date="2025-10-20T20:38:59Z">
        <w:r>
          <w:rPr/>
          <w:delText>is finicky</w:delText>
        </w:r>
      </w:del>
      <w:r>
        <w:rPr/>
        <w:t>; further, its functionality ends with label creation. PLabel is a standalone program that has greatly enhanced functionality relative to a mail merge, allowing users to specify the layout and formatting of label components using an intuitive and local graphical user interface (GUI) functionality. However, beyond verifying the nations of collection it does not include data cleaning functionalities</w:t>
      </w:r>
      <w:del w:id="89" w:author="Unknown Author" w:date="2025-10-20T20:38:59Z">
        <w:r>
          <w:rPr/>
          <w:delText>. While some sources indicate that it can only be used on Microsoft, we expect it to be usable on Linux and Mac using Windows ‘emulators’ like Wine</w:delText>
        </w:r>
      </w:del>
      <w:r>
        <w:rPr/>
        <w:t xml:space="preserve">. The increasingly popular Symbiota biodiversity data management software not only provides label generation capabilities but also provides data cleaning functionality in an attractive GUI web portal allowing for live management of collections and bypassing the need for a local installation, allowing it to be accessed on all operating systems. Symbiota offers functionality similar to the first four of our five stages of our ‘Taxonomic’ module and to our knowledge a check of the ‘Political Boundaries’ (see Figure 1). However, not all herbaria use Symbiota and many have original database systems that they maintain (for example, Harvard University Herbarium, </w:t>
      </w:r>
      <w:hyperlink r:id="rId5">
        <w:r>
          <w:rPr>
            <w:rStyle w:val="InternetLink"/>
          </w:rPr>
          <w:t>https://kiki.huh.harvard.edu/databases/specimen_index.html</w:t>
        </w:r>
      </w:hyperlink>
      <w:r>
        <w:rPr/>
        <w:t xml:space="preserve">; Missouri Botanical Garden </w:t>
      </w:r>
      <w:hyperlink r:id="rId6">
        <w:r>
          <w:rPr>
            <w:rStyle w:val="InternetLink"/>
          </w:rPr>
          <w:t>https://tropicos.org/specimen/Search</w:t>
        </w:r>
      </w:hyperlink>
      <w:r>
        <w:rPr/>
        <w:t xml:space="preserve">; and The Consortium of Pacific Northwest Herbaria </w:t>
      </w:r>
      <w:hyperlink r:id="rId7">
        <w:r>
          <w:rPr>
            <w:rStyle w:val="InternetLink"/>
          </w:rPr>
          <w:t>https://www.pnwherbaria.org/</w:t>
        </w:r>
      </w:hyperlink>
      <w:r>
        <w:rPr/>
        <w:t>). However, and most importantly many collectors prefer to generate their own labels, especially as they are likely to send different sets of collections to different institutions. Accordingly, the functionality of Symbiota should exist in an ecosystem with alternative systems. In scenarios where users want to keep rendering labels in either of the three existing alternatives, they can easily export data in the appropriate formats after utilizing BLs data cleaning utilities.</w:t>
      </w:r>
    </w:p>
    <w:p>
      <w:pPr>
        <w:pStyle w:val="TextBody"/>
        <w:rPr/>
      </w:pPr>
      <w:r>
        <w:rPr/>
        <w:t>BarnebyLives was named for plant taxonomist Rupert Charles Barneby (1911-2000), who published over 6,500 pages of text, described over 750 taxa, and is notable for balancing his studies at the William and Lynda Steere Herbarium at the New York Botanical Garden with annual collection trips in Western North America from 1937-1970 and sporadically until he passed in 2000 (</w:t>
      </w:r>
      <w:hyperlink w:anchor="ref-welsh2001rupert">
        <w:r>
          <w:rPr>
            <w:rStyle w:val="InternetLink"/>
          </w:rPr>
          <w:t>Welsh, 2001</w:t>
        </w:r>
      </w:hyperlink>
      <w:r>
        <w:rPr/>
        <w:t>). Select accolades of Rupert include the 1989 Asa Gray Award from the American Society of Plant Taxonomists (ASPT), the 1991 Engler Silver Medal from the International Association of Plant Taxonomists (IAPT), as well as being one of eight recipients of the International Botanical Congress’s (IBC) Millennium Botany Award (1999) (</w:t>
      </w:r>
      <w:hyperlink w:anchor="ref-welsh2001rupert">
        <w:r>
          <w:rPr>
            <w:rStyle w:val="InternetLink"/>
          </w:rPr>
          <w:t>Welsh, 2001</w:t>
        </w:r>
      </w:hyperlink>
      <w:r>
        <w:rPr/>
        <w:t>). Most germanely, Rupert was remembered as being generous with his time to assist younger botanists with the more arcane aspects of field botany and taxonomy (</w:t>
      </w:r>
      <w:hyperlink w:anchor="ref-holmgren2017">
        <w:r>
          <w:rPr>
            <w:rStyle w:val="InternetLink"/>
          </w:rPr>
          <w:t>Holmgren and Holmgren, 1988</w:t>
        </w:r>
      </w:hyperlink>
      <w:r>
        <w:rPr/>
        <w:t>).</w:t>
      </w:r>
      <w:bookmarkEnd w:id="3"/>
    </w:p>
    <w:p>
      <w:pPr>
        <w:pStyle w:val="Heading1"/>
        <w:rPr/>
      </w:pPr>
      <w:bookmarkStart w:id="4" w:name="methods-and-results"/>
      <w:r>
        <w:rPr/>
        <w:t>METHODS AND RESULTS</w:t>
      </w:r>
    </w:p>
    <w:p>
      <w:pPr>
        <w:pStyle w:val="CaptionedFigure"/>
        <w:rPr/>
      </w:pPr>
      <w:ins w:id="90" w:author="Unknown Author" w:date="2025-10-20T20:38:59Z">
        <w:r>
          <w:rPr/>
          <w:drawing>
            <wp:inline distT="0" distB="0" distL="0" distR="0">
              <wp:extent cx="5334000" cy="3399155"/>
              <wp:effectExtent l="0" t="0" r="0" b="0"/>
              <wp:docPr id="1" name="Picture" descr="Recommend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commended workflow"/>
                      <pic:cNvPicPr>
                        <a:picLocks noChangeAspect="1" noChangeArrowheads="1"/>
                      </pic:cNvPicPr>
                    </pic:nvPicPr>
                    <pic:blipFill>
                      <a:blip r:embed="rId8"/>
                      <a:stretch>
                        <a:fillRect/>
                      </a:stretch>
                    </pic:blipFill>
                    <pic:spPr bwMode="auto">
                      <a:xfrm>
                        <a:off x="0" y="0"/>
                        <a:ext cx="5334000" cy="3399155"/>
                      </a:xfrm>
                      <a:prstGeom prst="rect">
                        <a:avLst/>
                      </a:prstGeom>
                    </pic:spPr>
                  </pic:pic>
                </a:graphicData>
              </a:graphic>
            </wp:inline>
          </w:drawing>
        </w:r>
      </w:ins>
    </w:p>
    <w:p>
      <w:pPr>
        <w:pStyle w:val="ImageCaption"/>
        <w:rPr/>
      </w:pPr>
      <w:ins w:id="92" w:author="Unknown Author" w:date="2025-10-20T20:38:59Z">
        <w:r>
          <w:rPr/>
          <w:t>Recommended workflow</w:t>
        </w:r>
      </w:ins>
    </w:p>
    <w:p>
      <w:pPr>
        <w:pStyle w:val="TextBody"/>
        <w:rPr/>
      </w:pPr>
      <w:r>
        <w:rPr/>
        <w:t>BarnebyLives was iteratively developed based on data submitted by approximately 20 seasonal field botany teams over two years. Essentially, continual updates were made as the developers became aware of the idiosyncrasies of collection notes and data entry. Several commands in BarnebyLives require output from previous functions, and a workflow that satisfies these requirements is presented in Figure 1.</w:t>
      </w:r>
    </w:p>
    <w:p>
      <w:pPr>
        <w:pStyle w:val="Heading2"/>
        <w:rPr/>
      </w:pPr>
      <w:bookmarkStart w:id="5" w:name="usage"/>
      <w:r>
        <w:rPr/>
        <w:t>Usage</w:t>
      </w:r>
    </w:p>
    <w:p>
      <w:pPr>
        <w:pStyle w:val="FirstParagraph"/>
        <w:rPr/>
      </w:pPr>
      <w:r>
        <w:rPr/>
        <w:t>All steps of BarnebyLives, except for label generation are run within the freely available RStudio. Data may be read from any common spreadsheet management system or database connection such as Excel, or free alternatives such as LibreOffice, OpenOffice, or via the cloud on Google Sheets. The latter two options are documented here and in package vignettes, detailed descriptions of the required and suggested input columns are located on a Github Pages (</w:t>
      </w:r>
      <w:hyperlink r:id="rId9">
        <w:r>
          <w:rPr>
            <w:rStyle w:val="InternetLink"/>
          </w:rPr>
          <w:t>https://sagesteppe.github.io/BarnebyLives/</w:t>
        </w:r>
      </w:hyperlink>
      <w:r>
        <w:rPr/>
        <w:t>) and around 100 real-world examples are on a Google Sheets accessible from the page. BarnebyLives is atypical for R packages in that it requires a considerable amount of data to operate (Table 1). Virtually all on-disk memory associated with the package are used to store spatial data. The amount of spatial data varies according to the domain that the user decides to support (Figure 3). Functions that require on-disk data require a path to data as an argument. Manually supplying the path argument allows users to determine an appropriate storage location suitable for their needs.</w:t>
      </w:r>
    </w:p>
    <w:p>
      <w:pPr>
        <w:pStyle w:val="TextBody"/>
        <w:rPr/>
      </w:pPr>
      <w:r>
        <w:rPr/>
        <w:t>We anticipate that for a typical user, BarnebyLives will require less than a couple gigabytes of memory (ours covering all of the conterminous Western U.S. at 3-arc second (~90m) resolution is ~16 GiB), while the processing requires relatively little RAM; hence, we believe installations can work on hardware as limited as Chromebooks, while having the data stored entirely on thumb-drives. Given that the attributes which the package collects data on are tailored to the Western U.S. region, we do not expect local installs to exceed the size of ours. The final steps of BarnebyLives, generating the labels, requires working installations of R Markdown, a LaTeX installation (e.g. </w:t>
      </w:r>
      <w:hyperlink r:id="rId10">
        <w:r>
          <w:rPr>
            <w:rStyle w:val="InternetLink"/>
          </w:rPr>
          <w:t>pdfTeX</w:t>
        </w:r>
      </w:hyperlink>
      <w:r>
        <w:rPr/>
        <w:t xml:space="preserve">, </w:t>
      </w:r>
      <w:hyperlink r:id="rId11">
        <w:r>
          <w:rPr>
            <w:rStyle w:val="InternetLink"/>
          </w:rPr>
          <w:t>LuaTeX</w:t>
        </w:r>
      </w:hyperlink>
      <w:r>
        <w:rPr/>
        <w:t xml:space="preserve">, </w:t>
      </w:r>
      <w:hyperlink r:id="rId12">
        <w:r>
          <w:rPr>
            <w:rStyle w:val="InternetLink"/>
          </w:rPr>
          <w:t>XeLaTeX</w:t>
        </w:r>
      </w:hyperlink>
      <w:r>
        <w:rPr/>
        <w:t xml:space="preserve">), and the open source command line tools </w:t>
      </w:r>
      <w:hyperlink r:id="rId13">
        <w:r>
          <w:rPr>
            <w:rStyle w:val="InternetLink"/>
          </w:rPr>
          <w:t>pdfjam</w:t>
        </w:r>
      </w:hyperlink>
      <w:r>
        <w:rPr/>
        <w:t xml:space="preserve"> and </w:t>
      </w:r>
      <w:hyperlink r:id="rId14">
        <w:r>
          <w:rPr>
            <w:rStyle w:val="InternetLink"/>
          </w:rPr>
          <w:t>pdftk</w:t>
        </w:r>
      </w:hyperlink>
      <w:r>
        <w:rPr/>
        <w:t xml:space="preserve">. While these steps are run through a shell scripting language such as bash, we have wrapped them in R functions that bypass the need to enter the commands directly into a shell terminal outside of RStudio. Unfortunately, we have not found Windows alternatives to </w:t>
      </w:r>
      <w:ins w:id="94" w:author="Unknown Author" w:date="2025-10-20T20:38:59Z">
        <w:r>
          <w:rPr/>
          <w:t>pdfjam and pdftk</w:t>
        </w:r>
      </w:ins>
      <w:del w:id="95" w:author="Unknown Author" w:date="2025-10-20T20:38:59Z">
        <w:r>
          <w:rPr/>
          <w:delText>pdfam and pdftek</w:delText>
        </w:r>
      </w:del>
      <w:r>
        <w:rPr/>
        <w:t>, so we are unable to offer the final label-generating functionality on that operating system, but suspect Ubuntu subsystem for Windows may allow for integration of these tools.</w:t>
      </w:r>
      <w:bookmarkEnd w:id="5"/>
    </w:p>
    <w:p>
      <w:pPr>
        <w:pStyle w:val="Heading2"/>
        <w:rPr/>
      </w:pPr>
      <w:bookmarkStart w:id="6" w:name="functionality"/>
      <w:r>
        <w:rPr/>
        <w:t>Functionality</w:t>
      </w:r>
    </w:p>
    <w:p>
      <w:pPr>
        <w:pStyle w:val="FirstParagraph"/>
        <w:rPr/>
      </w:pPr>
      <w:r>
        <w:rPr/>
        <w:t>BarnebyLives can be thought of as consisting of five main modules (Figure 1): spatial, taxonomic, formatting, manual review, and data exporting.</w:t>
      </w:r>
    </w:p>
    <w:p>
      <w:pPr>
        <w:pStyle w:val="TextBody"/>
        <w:rPr/>
      </w:pPr>
      <w:r>
        <w:rPr/>
        <w:t>The spatial module has five required functions and two optional functions.</w:t>
        <w:br/>
      </w:r>
      <w:r>
        <w:rPr>
          <w:i/>
          <w:iCs/>
        </w:rPr>
        <w:t>autofill_checker</w:t>
      </w:r>
      <w:r>
        <w:rPr/>
        <w:t xml:space="preserve"> searches for patterns in the input latitude and longitude data associated with autofilling from various spreadsheet programs and will emit a warning if they are encountered.</w:t>
        <w:br/>
      </w:r>
      <w:r>
        <w:rPr>
          <w:i/>
          <w:iCs/>
        </w:rPr>
        <w:t>coords2sf</w:t>
      </w:r>
      <w:r>
        <w:rPr/>
        <w:t xml:space="preserve"> creates a spatially explicit simple feature (sf) geometry dataset for the input data. </w:t>
      </w:r>
      <w:r>
        <w:rPr>
          <w:i/>
          <w:iCs/>
        </w:rPr>
        <w:t>political_grabber</w:t>
      </w:r>
      <w:r>
        <w:rPr/>
        <w:t xml:space="preserve"> determines many levels of administrative ownership, including land management and public land survey system sections.</w:t>
        <w:br/>
      </w:r>
      <w:r>
        <w:rPr>
          <w:i/>
          <w:iCs/>
        </w:rPr>
        <w:t>physical_grabber</w:t>
      </w:r>
      <w:r>
        <w:rPr/>
        <w:t xml:space="preserve"> provides various geographic data, such as elevation, landform position, and aspect using 90m resolution spatial data.</w:t>
        <w:br/>
      </w:r>
      <w:r>
        <w:rPr>
          <w:i/>
          <w:iCs/>
        </w:rPr>
        <w:t>site_writer</w:t>
      </w:r>
      <w:r>
        <w:rPr/>
        <w:t xml:space="preserve"> write distance and azimuth to collection site from the nearest official named place from the GNIS database. </w:t>
      </w:r>
      <w:r>
        <w:rPr>
          <w:i/>
          <w:iCs/>
        </w:rPr>
        <w:t>directions_grabber</w:t>
      </w:r>
      <w:r>
        <w:rPr/>
        <w:t xml:space="preserve"> is an optional function that writes driving directions from a reasonably sized town to the closest drivable area to the site using the Google Maps API, which will require a valid Google account that is free per month for most personal and smaller academic usages.</w:t>
        <w:br/>
      </w:r>
      <w:r>
        <w:rPr>
          <w:i/>
          <w:iCs/>
        </w:rPr>
        <w:t>dms2dd</w:t>
      </w:r>
      <w:r>
        <w:rPr/>
        <w:t xml:space="preserve"> is an optional function used to convert from coordinates denoted in the degrees minutes and second format (for example, 42°08’39.9"N 87°47’08.3"W) to decimal degree format (for example 42.14439, -87.78569).</w:t>
      </w:r>
    </w:p>
    <w:p>
      <w:pPr>
        <w:pStyle w:val="TextBody"/>
        <w:rPr/>
      </w:pPr>
      <w:r>
        <w:rPr/>
        <w:t xml:space="preserve">Please note that the function </w:t>
      </w:r>
      <w:r>
        <w:rPr>
          <w:i/>
          <w:iCs/>
        </w:rPr>
        <w:t>physical_grabber</w:t>
      </w:r>
      <w:r>
        <w:rPr/>
        <w:t xml:space="preserve"> is the one portion of the package where a decoupling may exist between the collection site, and the resolution of the spatial data. While we expect the mismatch to be negligible for all effective purposes relating to: elevation, major geology type, and in general aspect, estimates of slope at this resolution may be biased - generally to lower angles. For these reasons collectors must always make notes on the truly local environment which taxa are found in, and consider that the notes from BL reflect the greater landscape which a microfeature may be present in. While this mis-match will seldom effect landscape ecologists, it may have implications for other data users.</w:t>
      </w:r>
    </w:p>
    <w:p>
      <w:pPr>
        <w:pStyle w:val="TextBody"/>
        <w:rPr/>
      </w:pPr>
      <w:r>
        <w:rPr/>
        <w:t>The taxonomic module has four required functions and one optional function.</w:t>
        <w:br/>
      </w:r>
      <w:r>
        <w:rPr>
          <w:i/>
          <w:iCs/>
        </w:rPr>
        <w:t>spell_check</w:t>
      </w:r>
      <w:r>
        <w:rPr/>
        <w:t xml:space="preserve"> will perform a spell check on the entered scientific name based on a local copy of Kew Plants of the World database filtered to the local continents or a user-specified backbone.</w:t>
        <w:br/>
      </w:r>
      <w:r>
        <w:rPr>
          <w:i/>
          <w:iCs/>
        </w:rPr>
        <w:t>spell_check_family</w:t>
      </w:r>
      <w:r>
        <w:rPr/>
        <w:t xml:space="preserve"> performs a spell check on the family entered for each scientific name.</w:t>
        <w:br/>
      </w:r>
      <w:r>
        <w:rPr>
          <w:i/>
          <w:iCs/>
        </w:rPr>
        <w:t>author_check</w:t>
      </w:r>
      <w:r>
        <w:rPr/>
        <w:t xml:space="preserve"> ensures that the authors are entered in a valid format, for example, the correct standard abbreviations are used.</w:t>
        <w:br/>
      </w:r>
      <w:r>
        <w:rPr>
          <w:i/>
          <w:iCs/>
        </w:rPr>
        <w:t>associates_check</w:t>
      </w:r>
      <w:r>
        <w:rPr/>
        <w:t xml:space="preserve"> performs a spell check on all associated species using the local taxonomic database. </w:t>
      </w:r>
      <w:r>
        <w:rPr>
          <w:i/>
          <w:iCs/>
        </w:rPr>
        <w:t>powo_searcher</w:t>
      </w:r>
      <w:r>
        <w:rPr/>
        <w:t xml:space="preserve"> can be used in tandem with the functions </w:t>
      </w:r>
      <w:r>
        <w:rPr>
          <w:i/>
          <w:iCs/>
        </w:rPr>
        <w:t>spell_check_family</w:t>
      </w:r>
      <w:r>
        <w:rPr/>
        <w:t xml:space="preserve"> and </w:t>
      </w:r>
      <w:r>
        <w:rPr>
          <w:i/>
          <w:iCs/>
        </w:rPr>
        <w:t>author_check</w:t>
      </w:r>
      <w:r>
        <w:rPr/>
        <w:t xml:space="preserve">, but we use it in lieu of them to search the current Plants of the World Online to determine relevant synonyms and alternative higher taxonomy for the focal species. No API key or registration is required to use </w:t>
      </w:r>
      <w:r>
        <w:rPr>
          <w:i/>
          <w:iCs/>
        </w:rPr>
        <w:t>powo_searcher</w:t>
      </w:r>
      <w:r>
        <w:rPr/>
        <w:t>.</w:t>
      </w:r>
    </w:p>
    <w:p>
      <w:pPr>
        <w:pStyle w:val="TextBody"/>
        <w:rPr/>
      </w:pPr>
      <w:r>
        <w:rPr/>
        <w:t xml:space="preserve">The formatting module has three functions. Two are optional; however, they are run locally and so quickly that there is no reason to skip them. </w:t>
      </w:r>
      <w:r>
        <w:rPr>
          <w:i/>
          <w:iCs/>
        </w:rPr>
        <w:t>date_parser</w:t>
      </w:r>
      <w:r>
        <w:rPr/>
        <w:t xml:space="preserve"> parses an input date into various formats for notating collection and determination dates on labels. </w:t>
      </w:r>
      <w:r>
        <w:rPr>
          <w:i/>
          <w:iCs/>
        </w:rPr>
        <w:t>associate_dropper</w:t>
      </w:r>
      <w:r>
        <w:rPr/>
        <w:t xml:space="preserve"> silently removes the collected species from the list of associated species; however, it searches for the species to be removed using the scientific name entered initially by the user rather than returned via spell checks. </w:t>
      </w:r>
      <w:r>
        <w:rPr>
          <w:i/>
          <w:iCs/>
        </w:rPr>
        <w:t>field_lengths</w:t>
      </w:r>
      <w:r>
        <w:rPr/>
        <w:t xml:space="preserve"> will </w:t>
      </w:r>
      <w:ins w:id="96" w:author="Unknown Author" w:date="2025-10-20T20:38:59Z">
        <w:r>
          <w:rPr/>
          <w:t>supply a warning</w:t>
        </w:r>
      </w:ins>
      <w:del w:id="97" w:author="Unknown Author" w:date="2025-10-20T20:38:59Z">
        <w:r>
          <w:rPr/>
          <w:delText>emit</w:delText>
        </w:r>
      </w:del>
      <w:r>
        <w:rPr/>
        <w:t xml:space="preserve"> messages for any fields that we suspect will create an ‘overflow’ on the physical label and should be truncated for clarity.</w:t>
      </w:r>
    </w:p>
    <w:p>
      <w:pPr>
        <w:pStyle w:val="TextBody"/>
        <w:rPr/>
      </w:pPr>
      <w:r>
        <w:rPr/>
        <w:t xml:space="preserve">The manual review process technically only has one </w:t>
      </w:r>
      <w:ins w:id="98" w:author="Unknown Author" w:date="2025-10-20T20:38:59Z">
        <w:r>
          <w:rPr/>
          <w:t xml:space="preserve">optional function (after </w:t>
        </w:r>
      </w:ins>
      <w:ins w:id="99" w:author="Unknown Author" w:date="2025-10-20T20:38:59Z">
        <w:r>
          <w:rPr>
            <w:i/>
            <w:iCs/>
          </w:rPr>
          <w:t>coords2sf</w:t>
        </w:r>
      </w:ins>
      <w:ins w:id="100" w:author="Unknown Author" w:date="2025-10-20T20:38:59Z">
        <w:r>
          <w:rPr/>
          <w:t>), however given the importance of ensuring that coordinates are appropriately located for many of the modules in the software, we suggest all users perform it</w:t>
        </w:r>
      </w:ins>
      <w:del w:id="101" w:author="Unknown Author" w:date="2025-10-20T20:38:59Z">
        <w:r>
          <w:rPr/>
          <w:delText xml:space="preserve">function that is optional and may be executed during the spatial process (after </w:delText>
        </w:r>
      </w:del>
      <w:del w:id="102" w:author="Unknown Author" w:date="2025-10-20T20:38:59Z">
        <w:r>
          <w:rPr>
            <w:i/>
            <w:iCs/>
          </w:rPr>
          <w:delText>coords2sf</w:delText>
        </w:r>
      </w:del>
      <w:del w:id="103" w:author="Unknown Author" w:date="2025-10-20T20:38:59Z">
        <w:r>
          <w:rPr/>
          <w:delText>), but the importance of manual review is important enough to warrant explicit mention</w:delText>
        </w:r>
      </w:del>
      <w:r>
        <w:rPr/>
        <w:t>.</w:t>
        <w:br/>
      </w:r>
      <w:r>
        <w:rPr>
          <w:i/>
          <w:iCs/>
        </w:rPr>
        <w:t>geodata_writer</w:t>
      </w:r>
      <w:r>
        <w:rPr/>
        <w:t xml:space="preserve"> will write out a spatial copy of the data set to any geospatial format supported by the sf package, but defaults to writing out ‘kmls’ which are readily used with </w:t>
      </w:r>
      <w:hyperlink r:id="rId15">
        <w:r>
          <w:rPr>
            <w:rStyle w:val="InternetLink"/>
          </w:rPr>
          <w:t>Google Earth</w:t>
        </w:r>
      </w:hyperlink>
      <w:r>
        <w:rPr/>
        <w:t xml:space="preserve">, and can also be opened in several other free geographic information system (GIS) softwares such as </w:t>
      </w:r>
      <w:hyperlink r:id="rId16">
        <w:r>
          <w:rPr>
            <w:rStyle w:val="InternetLink"/>
          </w:rPr>
          <w:t>QGIS</w:t>
        </w:r>
      </w:hyperlink>
      <w:r>
        <w:rPr/>
        <w:t>. Notably, many of the flags that BarnebyLives generates will be placed into columns with obviously flagged names and can be manually reviewed by the analyst, and many of these issues can be resolved by simply addressing the relevant issues in the original data input spreadsheet.</w:t>
      </w:r>
    </w:p>
    <w:p>
      <w:pPr>
        <w:pStyle w:val="TextBody"/>
        <w:rPr/>
      </w:pPr>
      <w:r>
        <w:rPr/>
        <w:t xml:space="preserve">The data exporting module contains three functions that interact with LaTeX templates and require slightly more advanced R user interactivity, such as setting up mapping functions using the </w:t>
      </w:r>
      <w:ins w:id="104" w:author="Unknown Author" w:date="2025-10-20T20:38:59Z">
        <w:r>
          <w:rPr/>
          <w:t xml:space="preserve">purrr package from the tidyverse. </w:t>
        </w:r>
      </w:ins>
      <w:del w:id="105" w:author="Unknown Author" w:date="2025-10-20T20:38:59Z">
        <w:r>
          <w:rPr/>
          <w:delText>tidyverses purrr package.</w:delText>
          <w:br/>
        </w:r>
      </w:del>
      <w:r>
        <w:rPr>
          <w:i/>
          <w:iCs/>
        </w:rPr>
        <w:t>labels_skeleton</w:t>
      </w:r>
      <w:r>
        <w:rPr/>
        <w:t xml:space="preserve"> is an R ‘script’ which will require </w:t>
      </w:r>
      <w:ins w:id="106" w:author="Unknown Author" w:date="2025-10-20T20:38:59Z">
        <w:r>
          <w:rPr/>
          <w:t>modifications to customize for institutions</w:t>
        </w:r>
      </w:ins>
      <w:del w:id="107" w:author="Unknown Author" w:date="2025-10-20T20:38:59Z">
        <w:r>
          <w:rPr/>
          <w:delText>a few modification steps to tailor to each institution</w:delText>
        </w:r>
      </w:del>
      <w:r>
        <w:rPr/>
        <w:t>, these R scripts will put data into a user specified template, and serve as the interface to LaTeX.</w:t>
        <w:br/>
      </w:r>
      <w:r>
        <w:rPr>
          <w:i/>
          <w:iCs/>
        </w:rPr>
        <w:t>label_writer</w:t>
      </w:r>
      <w:r>
        <w:rPr/>
        <w:t xml:space="preserve"> </w:t>
      </w:r>
      <w:ins w:id="108" w:author="Unknown Author" w:date="2025-10-20T20:38:59Z">
        <w:r>
          <w:rPr/>
          <w:t>writes</w:t>
        </w:r>
      </w:ins>
      <w:del w:id="109" w:author="Unknown Author" w:date="2025-10-20T20:38:59Z">
        <w:r>
          <w:rPr/>
          <w:delText>write</w:delText>
        </w:r>
      </w:del>
      <w:r>
        <w:rPr/>
        <w:t xml:space="preserve"> from a flatfile or spreadsheet to small 4x4 inch herbarium labels (users can modify these dimensions as they see fit). </w:t>
      </w:r>
      <w:r>
        <w:rPr>
          <w:i/>
          <w:iCs/>
        </w:rPr>
        <w:t>format_database_import</w:t>
      </w:r>
      <w:r>
        <w:rPr/>
        <w:t xml:space="preserve"> will write out a spreadsheet of cleaned data in a variety of formats, currently: Jepson, Symbiota, and Consortium of Pacific Northwest herbaria are supported.</w:t>
      </w:r>
    </w:p>
    <w:p>
      <w:pPr>
        <w:pStyle w:val="Heading3"/>
        <w:rPr/>
      </w:pPr>
      <w:bookmarkStart w:id="7" w:name="herbarium-collections"/>
      <w:r>
        <w:rPr/>
        <w:t>Herbarium Collections</w:t>
      </w:r>
    </w:p>
    <w:p>
      <w:pPr>
        <w:pStyle w:val="CaptionedFigure"/>
        <w:rPr/>
      </w:pPr>
      <w:ins w:id="110" w:author="Unknown Author" w:date="2025-10-20T20:38:59Z">
        <w:r>
          <w:rPr/>
          <w:drawing>
            <wp:inline distT="0" distB="0" distL="0" distR="0">
              <wp:extent cx="2667000" cy="1816100"/>
              <wp:effectExtent l="0" t="0" r="0" b="0"/>
              <wp:docPr id="2" name="Image2" descr="The spatial extent-or domain- (orange), and herbarium collection sites (burgundy) tested in this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he spatial extent-or domain- (orange), and herbarium collection sites (burgundy) tested in this manuscript."/>
                      <pic:cNvPicPr>
                        <a:picLocks noChangeAspect="1" noChangeArrowheads="1"/>
                      </pic:cNvPicPr>
                    </pic:nvPicPr>
                    <pic:blipFill>
                      <a:blip r:embed="rId17"/>
                      <a:stretch>
                        <a:fillRect/>
                      </a:stretch>
                    </pic:blipFill>
                    <pic:spPr bwMode="auto">
                      <a:xfrm>
                        <a:off x="0" y="0"/>
                        <a:ext cx="2667000" cy="1816100"/>
                      </a:xfrm>
                      <a:prstGeom prst="rect">
                        <a:avLst/>
                      </a:prstGeom>
                    </pic:spPr>
                  </pic:pic>
                </a:graphicData>
              </a:graphic>
            </wp:inline>
          </w:drawing>
        </w:r>
      </w:ins>
    </w:p>
    <w:p>
      <w:pPr>
        <w:pStyle w:val="ImageCaption"/>
        <w:rPr/>
      </w:pPr>
      <w:ins w:id="112" w:author="Unknown Author" w:date="2025-10-20T20:38:59Z">
        <w:r>
          <w:rPr/>
          <w:t>The spatial extent-or domain- (orange), and herbarium collection sites (burgundy) tested in this manuscript.</w:t>
        </w:r>
      </w:ins>
    </w:p>
    <w:p>
      <w:pPr>
        <w:pStyle w:val="CaptionedFigure"/>
        <w:spacing w:lineRule="auto" w:line="480"/>
        <w:rPr>
          <w:del w:id="115" w:author="Unknown Author" w:date="2025-10-20T20:38:59Z"/>
        </w:rPr>
      </w:pPr>
      <w:del w:id="114" w:author="Unknown Author" w:date="2025-10-20T20:38:59Z">
        <w:r>
          <w:rPr/>
        </w:r>
      </w:del>
    </w:p>
    <w:p>
      <w:pPr>
        <w:pStyle w:val="ImageCaption"/>
        <w:spacing w:lineRule="auto" w:line="480"/>
        <w:rPr>
          <w:del w:id="117" w:author="Unknown Author" w:date="2025-10-20T20:38:59Z"/>
        </w:rPr>
      </w:pPr>
      <w:del w:id="116" w:author="Unknown Author" w:date="2025-10-20T20:38:59Z">
        <w:r>
          <w:rPr/>
          <w:delText>{Figure 2}</w:delText>
        </w:r>
      </w:del>
    </w:p>
    <w:p>
      <w:pPr>
        <w:pStyle w:val="CaptionedFigure"/>
        <w:rPr/>
      </w:pPr>
      <w:r>
        <w:rPr/>
        <w:t xml:space="preserve">The testing of the package within this manuscript was performed using a subset of the </w:t>
      </w:r>
      <w:ins w:id="118" w:author="Unknown Author" w:date="2025-10-20T20:38:59Z">
        <w:r>
          <w:rPr/>
          <w:t>first author’s</w:t>
        </w:r>
      </w:ins>
      <w:del w:id="119" w:author="Unknown Author" w:date="2025-10-20T20:38:59Z">
        <w:r>
          <w:rPr/>
          <w:delText>authors</w:delText>
        </w:r>
      </w:del>
      <w:r>
        <w:rPr/>
        <w:t xml:space="preserve"> collections from 2018-2022, while most development was performed on their 2023 and 2024 collections. Only collections which had identifications to the level of species or lower, and transcribed collection dates and coordinates were used for most functionality. In total 980 records were used for testing various functions, these records were from 234 sites located across Western North America (Figure 2). In total this data set had 728 species (with 558 distinct sets of authors), with 83 infraspecies (22 authorships) in 74 families.</w:t>
      </w:r>
    </w:p>
    <w:p>
      <w:pPr>
        <w:pStyle w:val="TextBody"/>
        <w:rPr/>
      </w:pPr>
      <w:r>
        <w:rPr/>
        <w:t>BarnebyLives took roughly four minutes (227.481sec) to run all local steps, and roughly ten minutes (595.294sec) to search Plants of the World Online for preferred synonyms, and a minute 64.869sec to search Google Maps and write directions to sites.</w:t>
      </w:r>
    </w:p>
    <w:p>
      <w:pPr>
        <w:pStyle w:val="TextBody"/>
        <w:rPr/>
      </w:pPr>
      <w:bookmarkStart w:id="8" w:name="functionality"/>
      <w:bookmarkStart w:id="9" w:name="herbarium-collections"/>
      <w:r>
        <w:rPr/>
        <w:t>Most of the local run time is attributable to the spatial (209.089sec), and taxonomic operations (17.932sec), while formatting data for labels took 0.46sec. The spell check of the scientific name accounted for nearly all of the time (17.688sec) spent performing local taxonomic operations. The generation of labels consumed around nine minutes (523.5sec) for the rendering, and an additional 61.08sec to combine the 182 sheets to a single Portable Document Format (PDF). The total label generation run time for processing these 728 collections was 15 minutes. In total the 728 collections, which underwent all processing steps, took 25 minutes to process.</w:t>
      </w:r>
      <w:bookmarkEnd w:id="8"/>
      <w:bookmarkEnd w:id="9"/>
    </w:p>
    <w:p>
      <w:pPr>
        <w:pStyle w:val="Heading2"/>
        <w:rPr/>
      </w:pPr>
      <w:bookmarkStart w:id="10" w:name="results"/>
      <w:r>
        <w:rPr/>
        <w:t>RESULTS</w:t>
      </w:r>
    </w:p>
    <w:p>
      <w:pPr>
        <w:pStyle w:val="FirstParagraph"/>
        <w:rPr/>
      </w:pPr>
      <w:r>
        <w:rPr/>
        <w:t xml:space="preserve">Even on </w:t>
      </w:r>
      <w:ins w:id="120" w:author="Unknown Author" w:date="2025-10-20T20:38:59Z">
        <w:r>
          <w:rPr/>
          <w:t xml:space="preserve">our test data set </w:t>
        </w:r>
      </w:ins>
      <w:del w:id="121" w:author="Unknown Author" w:date="2025-10-20T20:38:59Z">
        <w:r>
          <w:rPr/>
          <w:delText xml:space="preserve">data </w:delText>
        </w:r>
      </w:del>
      <w:r>
        <w:rPr/>
        <w:t xml:space="preserve">which had been manually cleaned and error-checked by a human several times BarnebyLives was able to reduce transcription errors, identify typos, make nomenclature suggestions, and reformat text elements for downstream use. While none of the 74 families were misspelled, BarnebyLives made 25 suggestions on </w:t>
      </w:r>
      <w:ins w:id="122" w:author="Unknown Author" w:date="2025-10-20T20:38:59Z">
        <w:r>
          <w:rPr/>
          <w:t>family level nomenclature</w:t>
        </w:r>
      </w:ins>
      <w:del w:id="123" w:author="Unknown Author" w:date="2025-10-20T20:38:59Z">
        <w:r>
          <w:rPr/>
          <w:delText>naming</w:delText>
        </w:r>
      </w:del>
      <w:r>
        <w:rPr/>
        <w:t>, identified 6 instances where the user entered an unequivocally incorrect family (or taxonomic entity), identified 5 records where families were autofilled, and 1 instance where an outdated circumscription was applied. At the level of family BarnebyLives flagged 6 records where the author follows an alternative taxonomy, and flagged 7 records in error, it appears most of these errors are due to issues in the backbone used by the earlier spell check function.</w:t>
      </w:r>
    </w:p>
    <w:p>
      <w:pPr>
        <w:pStyle w:val="TextBody"/>
        <w:rPr/>
      </w:pPr>
      <w:r>
        <w:rPr/>
        <w:t xml:space="preserve">In the 326 genera analysed BarnebyLives identified 74 discrepancies at the level of genus between user submitted and processed data. In 42 of these instances the user supplied an outdated name (21 unique genera) flagged 4 records where the author follows an alternative taxonomy (2 genera total), and flagged 2 </w:t>
      </w:r>
      <w:ins w:id="124" w:author="Unknown Author" w:date="2025-10-20T20:38:59Z">
        <w:r>
          <w:rPr/>
          <w:t>records</w:t>
        </w:r>
      </w:ins>
      <w:del w:id="125" w:author="Unknown Author" w:date="2025-10-20T20:38:59Z">
        <w:r>
          <w:rPr/>
          <w:delText>record</w:delText>
        </w:r>
      </w:del>
      <w:r>
        <w:rPr/>
        <w:t xml:space="preserve"> in error.</w:t>
      </w:r>
    </w:p>
    <w:p>
      <w:pPr>
        <w:pStyle w:val="TextBody"/>
        <w:rPr/>
      </w:pPr>
      <w:r>
        <w:rPr/>
        <w:t>Of 728 distinct species analysed BarnebyLives flagged 62 records, and detected 33 instances of misspelled epithets (33 unique species). In 15 of these instances the user supplied an outdated name (15 unique species). It also flagged 2 records where the author follows an alternative taxonomy (2 unique species), and flagged 8 records in error. The final record was an egregious error where the order of the specific epithet and the genus name</w:t>
      </w:r>
      <w:ins w:id="126" w:author="Unknown Author" w:date="2025-10-20T20:38:59Z">
        <w:r>
          <w:rPr/>
          <w:t xml:space="preserve"> were swapped</w:t>
        </w:r>
      </w:ins>
      <w:r>
        <w:rPr/>
        <w:t>.</w:t>
      </w:r>
    </w:p>
    <w:p>
      <w:pPr>
        <w:pStyle w:val="TextBody"/>
        <w:rPr/>
      </w:pPr>
      <w:ins w:id="127" w:author="Unknown Author" w:date="2025-10-20T20:38:59Z">
        <w:r>
          <w:rPr/>
          <w:t>Five</w:t>
        </w:r>
      </w:ins>
      <w:del w:id="128" w:author="Unknown Author" w:date="2025-10-20T20:38:59Z">
        <w:r>
          <w:rPr/>
          <w:delText>5</w:delText>
        </w:r>
      </w:del>
      <w:r>
        <w:rPr/>
        <w:t xml:space="preserve"> records were appropriately flagged for issues with </w:t>
      </w:r>
      <w:ins w:id="129" w:author="Unknown Author" w:date="2025-10-20T20:38:59Z">
        <w:r>
          <w:rPr/>
          <w:t xml:space="preserve">autofills </w:t>
        </w:r>
      </w:ins>
      <w:del w:id="130" w:author="Unknown Author" w:date="2025-10-20T20:38:59Z">
        <w:r>
          <w:rPr/>
          <w:delText xml:space="preserve">auto fill increment </w:delText>
        </w:r>
      </w:del>
      <w:r>
        <w:rPr/>
        <w:t xml:space="preserve">of the longitude value, and 3 records were also </w:t>
      </w:r>
      <w:ins w:id="131" w:author="Unknown Author" w:date="2025-10-20T20:38:59Z">
        <w:r>
          <w:rPr/>
          <w:t>flagged for autofilling</w:t>
        </w:r>
      </w:ins>
      <w:del w:id="132" w:author="Unknown Author" w:date="2025-10-20T20:38:59Z">
        <w:r>
          <w:rPr/>
          <w:delText>auto-flagged for</w:delText>
        </w:r>
      </w:del>
      <w:r>
        <w:rPr/>
        <w:t xml:space="preserve"> increases in latitude values. All flags were correct, and in several instances more errors were found in the rows following the flagged values.</w:t>
      </w:r>
    </w:p>
    <w:p>
      <w:pPr>
        <w:pStyle w:val="CaptionedFigure"/>
        <w:rPr/>
      </w:pPr>
      <w:ins w:id="133" w:author="Unknown Author" w:date="2025-10-20T20:38:59Z">
        <w:r>
          <w:rPr/>
          <w:drawing>
            <wp:inline distT="0" distB="0" distL="0" distR="0">
              <wp:extent cx="2667000" cy="1969135"/>
              <wp:effectExtent l="0" t="0" r="0" b="0"/>
              <wp:docPr id="3" name="Image3" descr="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ata Sources"/>
                      <pic:cNvPicPr>
                        <a:picLocks noChangeAspect="1" noChangeArrowheads="1"/>
                      </pic:cNvPicPr>
                    </pic:nvPicPr>
                    <pic:blipFill>
                      <a:blip r:embed="rId18"/>
                      <a:stretch>
                        <a:fillRect/>
                      </a:stretch>
                    </pic:blipFill>
                    <pic:spPr bwMode="auto">
                      <a:xfrm>
                        <a:off x="0" y="0"/>
                        <a:ext cx="2667000" cy="1969135"/>
                      </a:xfrm>
                      <a:prstGeom prst="rect">
                        <a:avLst/>
                      </a:prstGeom>
                    </pic:spPr>
                  </pic:pic>
                </a:graphicData>
              </a:graphic>
            </wp:inline>
          </w:drawing>
        </w:r>
      </w:ins>
    </w:p>
    <w:p>
      <w:pPr>
        <w:pStyle w:val="ImageCaption"/>
        <w:rPr/>
      </w:pPr>
      <w:ins w:id="135" w:author="Unknown Author" w:date="2025-10-20T20:38:59Z">
        <w:bookmarkStart w:id="11" w:name="methods-and-results"/>
        <w:bookmarkStart w:id="12" w:name="results"/>
        <w:r>
          <w:rPr/>
          <w:t>Data Sources</w:t>
        </w:r>
      </w:ins>
      <w:bookmarkEnd w:id="11"/>
      <w:bookmarkEnd w:id="12"/>
    </w:p>
    <w:p>
      <w:pPr>
        <w:pStyle w:val="CaptionedFigure"/>
        <w:spacing w:lineRule="auto" w:line="480"/>
        <w:rPr>
          <w:del w:id="138" w:author="Unknown Author" w:date="2025-10-20T20:38:59Z"/>
        </w:rPr>
      </w:pPr>
      <w:del w:id="137" w:author="Unknown Author" w:date="2025-10-20T20:38:59Z">
        <w:bookmarkStart w:id="13" w:name="methods-and-results1"/>
        <w:bookmarkStart w:id="14" w:name="results1"/>
        <w:bookmarkEnd w:id="13"/>
        <w:bookmarkEnd w:id="14"/>
        <w:r>
          <w:rPr/>
          <w:delText>{Figure 3}</w:delText>
        </w:r>
      </w:del>
    </w:p>
    <w:p>
      <w:pPr>
        <w:pStyle w:val="CaptionedFigure"/>
        <w:rPr/>
      </w:pPr>
      <w:bookmarkStart w:id="15" w:name="discussion"/>
      <w:r>
        <w:rPr/>
        <w:t>DISCUSSION</w:t>
      </w:r>
    </w:p>
    <w:p>
      <w:pPr>
        <w:pStyle w:val="FirstParagraph"/>
        <w:spacing w:lineRule="auto" w:line="480"/>
        <w:rPr>
          <w:del w:id="142" w:author="Unknown Author" w:date="2025-10-20T20:38:59Z"/>
        </w:rPr>
      </w:pPr>
      <w:del w:id="139" w:author="Unknown Author" w:date="2025-10-20T20:38:59Z">
        <w:r>
          <w:rPr/>
          <w:delText>While numerous tools have been developed for cleaning existing herbarium and museum records, few tools help to ensure that the data entered are accurate (</w:delText>
        </w:r>
      </w:del>
      <w:hyperlink w:anchor="ref-patten2024geographic">
        <w:del w:id="140" w:author="Unknown Author" w:date="2025-10-20T20:38:59Z">
          <w:r>
            <w:rPr>
              <w:rStyle w:val="InternetLink"/>
            </w:rPr>
            <w:delText>Patten et al., 2024</w:delText>
          </w:r>
        </w:del>
      </w:hyperlink>
      <w:del w:id="141" w:author="Unknown Author" w:date="2025-10-20T20:38:59Z">
        <w:r>
          <w:rPr/>
          <w:delText>). We argue that the original collectors are the most qualified individuals to perform quality control checks and that BarnebyLives allows them to assume that responsibility in a relatively fast and streamlined format. By utilizing both R and LaTeX and having publicly available source code on Github, this program allows users immediate familiarity with the system for troubleshooting issues and implementing upgrades and modifications in project branches.</w:delText>
        </w:r>
      </w:del>
    </w:p>
    <w:p>
      <w:pPr>
        <w:pStyle w:val="FirstParagraph"/>
        <w:rPr/>
      </w:pPr>
      <w:ins w:id="143" w:author="Unknown Author" w:date="2025-10-20T20:38:59Z">
        <w:r>
          <w:rPr/>
          <w:t>While numerous tools have been developed for cleaning existing herbarium and museum records, few tools help to ensure that the data entered are accurate (</w:t>
        </w:r>
      </w:ins>
      <w:hyperlink w:anchor="ref-patten2024geographic">
        <w:ins w:id="144" w:author="Unknown Author" w:date="2025-10-20T20:38:59Z">
          <w:r>
            <w:rPr>
              <w:rStyle w:val="InternetLink"/>
            </w:rPr>
            <w:t>Patten et al., 2024</w:t>
          </w:r>
        </w:ins>
      </w:hyperlink>
      <w:ins w:id="145" w:author="Unknown Author" w:date="2025-10-20T20:38:59Z">
        <w:r>
          <w:rPr/>
          <w:t xml:space="preserve">). We argue that the original collectors are the most qualified individuals to perform quality control checks and that BarnebyLives allows them to assume this responsibility in a relatively fast and streamlined format. While BarnebyLives may be adopted by herbarium curators, its original use was for natural resource management employees (for example, US Forest Service, heritage programs, natural history surveys) and graduate students in ecology and conservation (e.g., performing inventory and community ecology work), and we expect it to be most widely used in this realm. Beyond always having the data collected by BarnebyLives terminating in a label for a physical specimen, its utility may be extended to providing information for various biotic databases (e.g., heritage program databases) or modelling applications (e.g., modelling in community ecology) as a user sees fit. By utilizing both R and LaTeX and having publicly available source code on Github, this program allows users immediate familiarity with the system for troubleshooting issues and implementing upgrades and modifications in project branches. LaTeX, </w:t>
        </w:r>
      </w:ins>
      <w:del w:id="146" w:author="Unknown Author" w:date="2025-10-20T20:38:59Z">
        <w:r>
          <w:rPr/>
          <w:delText xml:space="preserve">LaTeX, </w:delText>
        </w:r>
      </w:del>
      <w:r>
        <w:rPr/>
        <w:t xml:space="preserve">a software system used for typesetting, </w:t>
      </w:r>
      <w:ins w:id="147" w:author="Unknown Author" w:date="2025-10-20T20:38:59Z">
        <w:r>
          <w:rPr/>
          <w:t xml:space="preserve">was developed to allow </w:t>
        </w:r>
      </w:ins>
      <w:del w:id="148" w:author="Unknown Author" w:date="2025-10-20T20:38:59Z">
        <w:r>
          <w:rPr/>
          <w:delText xml:space="preserve">allows </w:delText>
        </w:r>
      </w:del>
      <w:r>
        <w:rPr/>
        <w:t xml:space="preserve">users to focus on the content rather than the style of the </w:t>
      </w:r>
      <w:ins w:id="149" w:author="Unknown Author" w:date="2025-10-20T20:38:59Z">
        <w:r>
          <w:rPr/>
          <w:t>rendered documents. Indeed</w:t>
        </w:r>
      </w:ins>
      <w:del w:id="150" w:author="Unknown Author" w:date="2025-10-20T20:38:59Z">
        <w:r>
          <w:rPr/>
          <w:delText>documents rendered from it. However</w:delText>
        </w:r>
      </w:del>
      <w:r>
        <w:rPr/>
        <w:t xml:space="preserve">, using </w:t>
      </w:r>
      <w:ins w:id="151" w:author="Unknown Author" w:date="2025-10-20T20:38:59Z">
        <w:r>
          <w:rPr/>
          <w:t xml:space="preserve">the default LaTeX settings along with standard templates allows users to </w:t>
        </w:r>
      </w:ins>
      <w:del w:id="152" w:author="Unknown Author" w:date="2025-10-20T20:38:59Z">
        <w:r>
          <w:rPr/>
          <w:delText xml:space="preserve">its default settings, it can </w:delText>
        </w:r>
      </w:del>
      <w:r>
        <w:rPr/>
        <w:t xml:space="preserve">produce aesthetically pleasing results (Figure 4). </w:t>
      </w:r>
      <w:ins w:id="153" w:author="Unknown Author" w:date="2025-10-20T20:38:59Z">
        <w:r>
          <w:rPr/>
          <w:t xml:space="preserve">However, LaTeX also offers a rich suite of customizable parameters that offer </w:t>
        </w:r>
      </w:ins>
      <w:del w:id="154" w:author="Unknown Author" w:date="2025-10-20T20:38:59Z">
        <w:r>
          <w:rPr/>
          <w:delText xml:space="preserve">Additionally LaTeX offers </w:delText>
        </w:r>
      </w:del>
      <w:r>
        <w:rPr/>
        <w:t xml:space="preserve">users a wide variety of ways </w:t>
      </w:r>
      <w:ins w:id="155" w:author="Unknown Author" w:date="2025-10-20T20:38:59Z">
        <w:r>
          <w:rPr/>
          <w:t xml:space="preserve">to </w:t>
        </w:r>
      </w:ins>
      <w:del w:id="156" w:author="Unknown Author" w:date="2025-10-20T20:38:59Z">
        <w:r>
          <w:rPr/>
          <w:delText xml:space="preserve">which they can </w:delText>
        </w:r>
      </w:del>
      <w:r>
        <w:rPr/>
        <w:t xml:space="preserve">modify labels </w:t>
      </w:r>
      <w:ins w:id="157" w:author="Unknown Author" w:date="2025-10-20T20:38:59Z">
        <w:r>
          <w:rPr/>
          <w:t>that</w:t>
        </w:r>
      </w:ins>
      <w:del w:id="158" w:author="Unknown Author" w:date="2025-10-20T20:38:59Z">
        <w:r>
          <w:rPr/>
          <w:delText>which</w:delText>
        </w:r>
      </w:del>
      <w:r>
        <w:rPr/>
        <w:t xml:space="preserve"> are under-explored in the package. Very good documentation of LaTeX capabilities is offered in multiple areas; for instance, via the </w:t>
      </w:r>
      <w:hyperlink r:id="rId19">
        <w:r>
          <w:rPr>
            <w:rStyle w:val="InternetLink"/>
          </w:rPr>
          <w:t>Overleaf</w:t>
        </w:r>
      </w:hyperlink>
      <w:r>
        <w:rPr/>
        <w:t xml:space="preserve"> project. While the templates in the package are quite simple, LaTeX also offers the ability to use custom fonts, to alter font weights and colors, alter line spacing, to include images (e.g. dot maps) and customize labels beyond what the default templates support.</w:t>
      </w:r>
    </w:p>
    <w:p>
      <w:pPr>
        <w:pStyle w:val="TextBody"/>
        <w:rPr/>
      </w:pPr>
      <w:ins w:id="159" w:author="Unknown Author" w:date="2025-10-20T20:38:59Z">
        <w:r>
          <w:rPr/>
          <w:t>BarnebyLives allows for the usage of ‘domains’ (i.e., custom geographic extents), which analysis is restricted to, allowing users to specify any portion of the United States for setting up their instance. However, many of the environmental and geographic variables that BarnebyLives collects information on are tailored to Western North America. Several of the variables that BarnebyLives collects and displays on labels relate to topics in which more senior Western curators are interested, that is, the administrative information on Township Section and Range (or ‘TRS’) or the agency administering public land, but are considered less valuable–or even unavailable or inapplicable–in other geographic regions. Environmental variables such as slope, aspect, and geology are prominent drivers of plant distributions in semi-arid environments and warrant inclusion on herbarium labels for specimens from Western environments, but curators may consider them superfluous for other environments. Accordingly, users may consider developing new functionality that either removes or supplements the default variables to better reflect regional needs.</w:t>
        </w:r>
      </w:ins>
    </w:p>
    <w:p>
      <w:pPr>
        <w:pStyle w:val="TextBody"/>
        <w:spacing w:lineRule="auto" w:line="480"/>
        <w:rPr>
          <w:del w:id="162" w:author="Unknown Author" w:date="2025-10-20T20:38:59Z"/>
        </w:rPr>
      </w:pPr>
      <w:del w:id="161" w:author="Unknown Author" w:date="2025-10-20T20:38:59Z">
        <w:r>
          <w:rPr/>
          <w:delText>Thematically, BarnebyLives is set up to cover Western North America. However, the package supports the use of a ‘domain’ being drawn over any of the conterminous United States. Several of the attributes which it collects and displays on labels, relate to topics which more senior curators are interested in, i.e. the administrative information on Township Section and Range (or ‘TRS’), but are considered less value in other geographic regions.</w:delText>
          <w:br/>
          <w:delText>Further several of the abiotic variables which it acquires information on: slope, aspect, and geology have long been considered prominent drivers of plant distributions in semi-arid and montane systems and warranted on a label in these types of systems, whereas curators in other regions may find this information superfluous. Finally, it is plausible people in other geographic areas are less interested in displaying which land management agency has jurisdiction over a collection; however in the west we believe this is useful information which may help a collector interested in revisiting a site to determine if they will require permits for access or to make new collections.</w:delText>
        </w:r>
      </w:del>
    </w:p>
    <w:p>
      <w:pPr>
        <w:pStyle w:val="TextBody"/>
        <w:rPr/>
      </w:pPr>
      <w:r>
        <w:rPr/>
        <w:t xml:space="preserve">Accessioning often relies on the use of the Microsoft Office suite of programs and may utilize other costly software such as ArcPro or Adobe Acrobat. While BarnebyLives does not have its own graphic user interface, the functionality of commonly used Interactive Development Environments (IDE’s), such as Rstudio and VisualStudio (VS) Code, now offer functionality to readily view and filter datasets using familiar spreadsheet-like formats, making them more accessible to many users. While other software </w:t>
      </w:r>
      <w:ins w:id="163" w:author="Unknown Author" w:date="2025-10-20T20:38:59Z">
        <w:r>
          <w:rPr/>
          <w:t xml:space="preserve">packages </w:t>
        </w:r>
      </w:ins>
      <w:r>
        <w:rPr/>
        <w:t>often cost money, these are also free, and we recommend that users install an open-source PDF viewer such as Okular to review their rendered documents.</w:t>
      </w:r>
    </w:p>
    <w:p>
      <w:pPr>
        <w:pStyle w:val="CaptionedFigure"/>
        <w:rPr/>
      </w:pPr>
      <w:ins w:id="164" w:author="Unknown Author" w:date="2025-10-20T20:38:59Z">
        <w:r>
          <w:rPr/>
          <w:drawing>
            <wp:inline distT="0" distB="0" distL="0" distR="0">
              <wp:extent cx="2667000" cy="2677795"/>
              <wp:effectExtent l="0" t="0" r="0" b="0"/>
              <wp:docPr id="4" name="Image4" descr="A label generated from a default template included with th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label generated from a default template included with the package"/>
                      <pic:cNvPicPr>
                        <a:picLocks noChangeAspect="1" noChangeArrowheads="1"/>
                      </pic:cNvPicPr>
                    </pic:nvPicPr>
                    <pic:blipFill>
                      <a:blip r:embed="rId20"/>
                      <a:stretch>
                        <a:fillRect/>
                      </a:stretch>
                    </pic:blipFill>
                    <pic:spPr bwMode="auto">
                      <a:xfrm>
                        <a:off x="0" y="0"/>
                        <a:ext cx="2667000" cy="2677795"/>
                      </a:xfrm>
                      <a:prstGeom prst="rect">
                        <a:avLst/>
                      </a:prstGeom>
                    </pic:spPr>
                  </pic:pic>
                </a:graphicData>
              </a:graphic>
            </wp:inline>
          </w:drawing>
        </w:r>
      </w:ins>
    </w:p>
    <w:p>
      <w:pPr>
        <w:pStyle w:val="ImageCaption"/>
        <w:rPr/>
      </w:pPr>
      <w:ins w:id="166" w:author="Unknown Author" w:date="2025-10-20T20:38:59Z">
        <w:bookmarkStart w:id="16" w:name="discussion"/>
        <w:r>
          <w:rPr/>
          <w:t>A label generated from a default template included with the package</w:t>
        </w:r>
      </w:ins>
      <w:bookmarkEnd w:id="16"/>
    </w:p>
    <w:p>
      <w:pPr>
        <w:pStyle w:val="ImageCaption"/>
        <w:spacing w:lineRule="auto" w:line="480"/>
        <w:rPr>
          <w:del w:id="169" w:author="Unknown Author" w:date="2025-10-20T20:38:59Z"/>
        </w:rPr>
      </w:pPr>
      <w:del w:id="168" w:author="Unknown Author" w:date="2025-10-20T20:38:59Z">
        <w:bookmarkStart w:id="17" w:name="discussion1"/>
        <w:bookmarkEnd w:id="17"/>
        <w:r>
          <w:rPr/>
          <w:delText xml:space="preserve">{Figure 4} </w:delText>
        </w:r>
      </w:del>
    </w:p>
    <w:p>
      <w:pPr>
        <w:pStyle w:val="ImageCaption"/>
        <w:rPr/>
      </w:pPr>
      <w:bookmarkStart w:id="18" w:name="conclusions"/>
      <w:r>
        <w:rPr/>
        <w:t>CONCLUSIONS</w:t>
      </w:r>
    </w:p>
    <w:p>
      <w:pPr>
        <w:pStyle w:val="FirstParagraph"/>
        <w:rPr/>
      </w:pPr>
      <w:r>
        <w:rPr/>
        <w:t xml:space="preserve">BarnebyLives is an R package that can be used to rapidly acquire relevant geographic and taxonomic data. It can also perform specialized spell checks and assorted curatorial tasks to produce both digital and analog data. The package relies on no licensed software, such as the Microsoft Office suite, and is suitable for install on all major operating systems (Windows, Mac, Linux), however currently label generation support is only offered on </w:t>
      </w:r>
      <w:ins w:id="170" w:author="Unknown Author" w:date="2025-10-20T20:38:59Z">
        <w:r>
          <w:rPr/>
          <w:t>Mac and Linux</w:t>
        </w:r>
      </w:ins>
      <w:del w:id="171" w:author="Unknown Author" w:date="2025-10-20T20:38:59Z">
        <w:r>
          <w:rPr/>
          <w:delText>Linux and Mac</w:delText>
        </w:r>
      </w:del>
      <w:r>
        <w:rPr/>
        <w:t>, with a small amount of use of the command line, which may be called from the Rstudio rather than a ‘traditional’ terminal.</w:t>
      </w:r>
      <w:bookmarkEnd w:id="18"/>
    </w:p>
    <w:p>
      <w:pPr>
        <w:pStyle w:val="Heading1"/>
        <w:rPr/>
      </w:pPr>
      <w:ins w:id="172" w:author="Unknown Author" w:date="2025-10-20T20:38:59Z">
        <w:bookmarkStart w:id="19" w:name="author-contributions"/>
        <w:r>
          <w:rPr/>
          <w:t>AUTHOR CONTRIBUTIONS</w:t>
        </w:r>
      </w:ins>
    </w:p>
    <w:p>
      <w:pPr>
        <w:pStyle w:val="FirstParagraph"/>
        <w:rPr/>
      </w:pPr>
      <w:ins w:id="174" w:author="Unknown Author" w:date="2025-10-20T20:38:59Z">
        <w:bookmarkStart w:id="20" w:name="author-contributions"/>
        <w:r>
          <w:rPr/>
          <w:t>The project was conceptualized by R.C.B. The program was written by R.C.B. Data collection and analysis were performed by R.C.B. R.C.B. &amp; J.B.F wrote the manuscript, and both authors approved the final version of the manuscript.</w:t>
        </w:r>
      </w:ins>
      <w:bookmarkEnd w:id="20"/>
    </w:p>
    <w:p>
      <w:pPr>
        <w:pStyle w:val="Heading1"/>
        <w:rPr/>
      </w:pPr>
      <w:ins w:id="176" w:author="Unknown Author" w:date="2025-10-20T20:38:59Z">
        <w:bookmarkStart w:id="21" w:name="acknowledgments"/>
        <w:r>
          <w:rPr/>
          <w:t>ACKNOWLEDGMENTS</w:t>
        </w:r>
      </w:ins>
    </w:p>
    <w:p>
      <w:pPr>
        <w:pStyle w:val="FirstParagraph"/>
        <w:rPr/>
      </w:pPr>
      <w:ins w:id="178" w:author="Unknown Author" w:date="2025-10-20T20:38:59Z">
        <w:bookmarkStart w:id="22" w:name="acknowledgments"/>
        <w:r>
          <w:rPr/>
          <w:t>The Bureau of Land Management is gratefully acknowledged as a provider of funding to R.C.B. for most of his specimen collection activities. We thank the two anonymous peer reviewers who have increased the quality of this manuscript. Several prominent associated collectors of specimens used in this study are thanked: Dani Yashinovitz, Hannah Lovell, Dakota Becerra, Caitlin Miller, and Hubert Szczygiel.</w:t>
        </w:r>
      </w:ins>
      <w:bookmarkEnd w:id="22"/>
    </w:p>
    <w:p>
      <w:pPr>
        <w:pStyle w:val="Heading1"/>
        <w:rPr/>
      </w:pPr>
      <w:ins w:id="180" w:author="Unknown Author" w:date="2025-10-20T20:38:59Z">
        <w:bookmarkStart w:id="23" w:name="data-availability-statement"/>
        <w:r>
          <w:rPr/>
          <w:t>DATA AVAILABILITY STATEMENT</w:t>
        </w:r>
      </w:ins>
    </w:p>
    <w:p>
      <w:pPr>
        <w:pStyle w:val="FirstParagraph"/>
        <w:rPr/>
      </w:pPr>
      <w:ins w:id="182" w:author="Unknown Author" w:date="2025-10-20T20:38:59Z">
        <w:r>
          <w:rPr/>
          <w:t>The BarnebyLives R package is open source, the development version is available on GitHub (</w:t>
        </w:r>
      </w:ins>
      <w:hyperlink r:id="rId21">
        <w:ins w:id="183" w:author="Unknown Author" w:date="2025-10-20T20:38:59Z">
          <w:r>
            <w:rPr>
              <w:rStyle w:val="InternetLink"/>
            </w:rPr>
            <w:t>https://github.com/sagesteppe/BarnebyLives</w:t>
          </w:r>
        </w:ins>
      </w:hyperlink>
      <w:ins w:id="184" w:author="Unknown Author" w:date="2025-10-20T20:38:59Z">
        <w:r>
          <w:rPr/>
          <w:t>). The package includes three real use-case vignettes (tutorials) available on a Github Pages site (</w:t>
        </w:r>
      </w:ins>
      <w:hyperlink r:id="rId22">
        <w:ins w:id="185" w:author="Unknown Author" w:date="2025-10-20T20:38:59Z">
          <w:r>
            <w:rPr>
              <w:rStyle w:val="InternetLink"/>
            </w:rPr>
            <w:t>https://sagesteppe.github.io/BarnebyLives/</w:t>
          </w:r>
        </w:ins>
      </w:hyperlink>
      <w:ins w:id="186" w:author="Unknown Author" w:date="2025-10-20T20:38:59Z">
        <w:r>
          <w:rPr/>
          <w:t xml:space="preserve">). The first vignette </w:t>
        </w:r>
      </w:ins>
      <w:ins w:id="187" w:author="Unknown Author" w:date="2025-10-20T20:38:59Z">
        <w:r>
          <w:rPr>
            <w:i/>
            <w:iCs/>
          </w:rPr>
          <w:t>“Preparing to use BarnebyLives!”</w:t>
        </w:r>
      </w:ins>
      <w:ins w:id="188" w:author="Unknown Author" w:date="2025-10-20T20:38:59Z">
        <w:r>
          <w:rPr/>
          <w:t xml:space="preserve"> shows how to set up an instance for a certain geographic area (domain). The next two vignettes </w:t>
        </w:r>
      </w:ins>
      <w:ins w:id="189" w:author="Unknown Author" w:date="2025-10-20T20:38:59Z">
        <w:r>
          <w:rPr>
            <w:i/>
            <w:iCs/>
          </w:rPr>
          <w:t>“BarnebyLives! Running pipeline”</w:t>
        </w:r>
      </w:ins>
      <w:ins w:id="190" w:author="Unknown Author" w:date="2025-10-20T20:38:59Z">
        <w:r>
          <w:rPr/>
          <w:t xml:space="preserve"> showcases the usage of the package for processing data entered on a spreadsheet, and </w:t>
        </w:r>
      </w:ins>
      <w:ins w:id="191" w:author="Unknown Author" w:date="2025-10-20T20:38:59Z">
        <w:r>
          <w:rPr>
            <w:i/>
            <w:iCs/>
          </w:rPr>
          <w:t>“Printing herbarium labels and exporting a digital copy of data”</w:t>
        </w:r>
      </w:ins>
      <w:ins w:id="192" w:author="Unknown Author" w:date="2025-10-20T20:38:59Z">
        <w:r>
          <w:rPr/>
          <w:t xml:space="preserve"> demonstrates how to export data in both digital and analog formats. </w:t>
        </w:r>
      </w:ins>
      <w:ins w:id="193" w:author="Unknown Author" w:date="2025-10-20T20:38:59Z">
        <w:r>
          <w:rPr>
            <w:i/>
            <w:iCs/>
          </w:rPr>
          <w:t>“Custom label templates”</w:t>
        </w:r>
      </w:ins>
      <w:ins w:id="194" w:author="Unknown Author" w:date="2025-10-20T20:38:59Z">
        <w:r>
          <w:rPr/>
          <w:t xml:space="preserve"> shows how to customize labels in LaTeX, and </w:t>
        </w:r>
      </w:ins>
      <w:ins w:id="195" w:author="Unknown Author" w:date="2025-10-20T20:38:59Z">
        <w:r>
          <w:rPr>
            <w:i/>
            <w:iCs/>
          </w:rPr>
          <w:t>“Rendering a shipping manifest”</w:t>
        </w:r>
      </w:ins>
      <w:ins w:id="196" w:author="Unknown Author" w:date="2025-10-20T20:38:59Z">
        <w:r>
          <w:rPr/>
          <w:t xml:space="preserve"> details how to produce a shipping manifest for gifting or transferring material to an herbarium. All data used in this manuscript are available at: </w:t>
        </w:r>
      </w:ins>
      <w:hyperlink r:id="rId23">
        <w:ins w:id="197" w:author="Unknown Author" w:date="2025-10-20T20:38:59Z">
          <w:r>
            <w:rPr>
              <w:rStyle w:val="InternetLink"/>
            </w:rPr>
            <w:t>https://github.com/sagesteppe/Barneby_Lives_dev/manuscript</w:t>
          </w:r>
        </w:ins>
      </w:hyperlink>
      <w:ins w:id="198" w:author="Unknown Author" w:date="2025-10-20T20:38:59Z">
        <w:r>
          <w:rPr/>
          <w:t>.</w:t>
        </w:r>
      </w:ins>
      <w:bookmarkEnd w:id="23"/>
    </w:p>
    <w:p>
      <w:pPr>
        <w:pStyle w:val="Heading1"/>
        <w:rPr/>
      </w:pPr>
      <w:bookmarkStart w:id="24" w:name="orcid"/>
      <w:r>
        <w:rPr/>
        <w:t>ORCID</w:t>
      </w:r>
    </w:p>
    <w:p>
      <w:pPr>
        <w:pStyle w:val="FirstParagraph"/>
        <w:rPr/>
      </w:pPr>
      <w:r>
        <w:rPr/>
        <w:t xml:space="preserve">Reed Clark Benkendorf </w:t>
      </w:r>
      <w:hyperlink r:id="rId24">
        <w:r>
          <w:rPr>
            <w:rStyle w:val="InternetLink"/>
          </w:rPr>
          <w:t>https://orcid.org/0000-0003-3110-6687</w:t>
        </w:r>
      </w:hyperlink>
      <w:r>
        <w:rPr/>
        <w:br/>
        <w:t xml:space="preserve">Jeremie Fant </w:t>
      </w:r>
      <w:hyperlink r:id="rId25">
        <w:r>
          <w:rPr>
            <w:rStyle w:val="InternetLink"/>
          </w:rPr>
          <w:t>https://orcid.org/0000-0001-9276-1111</w:t>
        </w:r>
      </w:hyperlink>
      <w:bookmarkEnd w:id="24"/>
    </w:p>
    <w:p>
      <w:pPr>
        <w:pStyle w:val="Heading1"/>
        <w:rPr/>
      </w:pPr>
      <w:bookmarkStart w:id="25" w:name="references"/>
      <w:r>
        <w:rPr/>
        <w:t>REFERENCES</w:t>
      </w:r>
    </w:p>
    <w:p>
      <w:pPr>
        <w:pStyle w:val="Bibliography"/>
        <w:rPr/>
      </w:pPr>
      <w:bookmarkStart w:id="26" w:name="refs"/>
      <w:bookmarkStart w:id="27" w:name="ref-barrows2016crossroads"/>
      <w:r>
        <w:rPr/>
        <w:t xml:space="preserve">Barrows, C. W., M. L. Murphy-Mariscal, and R. R. Hernandez. 2016. At a crossroads: The nature of natural history in the twenty-first century. </w:t>
      </w:r>
      <w:r>
        <w:rPr>
          <w:i/>
          <w:iCs/>
        </w:rPr>
        <w:t>BioScience</w:t>
      </w:r>
      <w:r>
        <w:rPr/>
        <w:t xml:space="preserve"> 66: 592–599.</w:t>
      </w:r>
      <w:bookmarkEnd w:id="27"/>
    </w:p>
    <w:p>
      <w:pPr>
        <w:pStyle w:val="Bibliography"/>
        <w:rPr/>
      </w:pPr>
      <w:bookmarkStart w:id="28" w:name="ref-borges2020schrodinger"/>
      <w:r>
        <w:rPr/>
        <w:t xml:space="preserve">Borges, L. M., V. C. Reis, and R. Izbicki. 2020. </w:t>
      </w:r>
      <w:hyperlink r:id="rId26">
        <w:r>
          <w:rPr>
            <w:rStyle w:val="InternetLink"/>
          </w:rPr>
          <w:t>Schrodinger’s phenotypes: Herbarium specimens show two-dimensional images are both good and (not so) bad sources of morphological data</w:t>
        </w:r>
      </w:hyperlink>
      <w:r>
        <w:rPr/>
        <w:t xml:space="preserve">. </w:t>
      </w:r>
      <w:r>
        <w:rPr>
          <w:i/>
          <w:iCs/>
        </w:rPr>
        <w:t>Methods in Ecology and Evolution</w:t>
      </w:r>
      <w:r>
        <w:rPr/>
        <w:t xml:space="preserve"> 11: 1296–1308.</w:t>
      </w:r>
      <w:bookmarkEnd w:id="28"/>
    </w:p>
    <w:p>
      <w:pPr>
        <w:pStyle w:val="Bibliography"/>
        <w:rPr/>
      </w:pPr>
      <w:bookmarkStart w:id="29" w:name="ref-brewer2019factors"/>
      <w:r>
        <w:rPr/>
        <w:t xml:space="preserve">Brewer, G. E., J. J. Clarkson, O. Maurin, A. R. Zuntini, V. Barber, S. Bellot, N. Biggs, et al. 2019. </w:t>
      </w:r>
      <w:hyperlink r:id="rId27">
        <w:r>
          <w:rPr>
            <w:rStyle w:val="InternetLink"/>
          </w:rPr>
          <w:t>Factors affecting targeted sequencing of 353 nuclear genes from herbarium specimens spanning the diversity of angiosperms</w:t>
        </w:r>
      </w:hyperlink>
      <w:r>
        <w:rPr/>
        <w:t xml:space="preserve">. </w:t>
      </w:r>
      <w:r>
        <w:rPr>
          <w:i/>
          <w:iCs/>
        </w:rPr>
        <w:t>Frontiers in plant science</w:t>
      </w:r>
      <w:r>
        <w:rPr/>
        <w:t xml:space="preserve"> 10: 1102.</w:t>
      </w:r>
      <w:bookmarkEnd w:id="29"/>
    </w:p>
    <w:p>
      <w:pPr>
        <w:pStyle w:val="Bibliography"/>
        <w:rPr/>
      </w:pPr>
      <w:bookmarkStart w:id="30" w:name="ref-daru2018widespread"/>
      <w:r>
        <w:rPr/>
        <w:t xml:space="preserve">Daru, B. H., D. S. Park, R. B. Primack, C. G. Willis, D. S. Barrington, T. J. Whitfeld, T. G. Seidler, et al. 2018. </w:t>
      </w:r>
      <w:hyperlink r:id="rId28">
        <w:r>
          <w:rPr>
            <w:rStyle w:val="InternetLink"/>
          </w:rPr>
          <w:t>Widespread sampling biases in herbaria revealed from large-scale digitization</w:t>
        </w:r>
      </w:hyperlink>
      <w:r>
        <w:rPr/>
        <w:t xml:space="preserve">. </w:t>
      </w:r>
      <w:r>
        <w:rPr>
          <w:i/>
          <w:iCs/>
        </w:rPr>
        <w:t>New Phytologist</w:t>
      </w:r>
      <w:r>
        <w:rPr/>
        <w:t xml:space="preserve"> 217: 939–955.</w:t>
      </w:r>
      <w:bookmarkEnd w:id="30"/>
    </w:p>
    <w:p>
      <w:pPr>
        <w:pStyle w:val="Bibliography"/>
        <w:rPr/>
      </w:pPr>
      <w:bookmarkStart w:id="31" w:name="ref-davis2023herbarium"/>
      <w:r>
        <w:rPr/>
        <w:t xml:space="preserve">Davis, C. C. 2023. </w:t>
      </w:r>
      <w:hyperlink r:id="rId29">
        <w:r>
          <w:rPr>
            <w:rStyle w:val="InternetLink"/>
          </w:rPr>
          <w:t>The herbarium of the future</w:t>
        </w:r>
      </w:hyperlink>
      <w:r>
        <w:rPr/>
        <w:t xml:space="preserve">. </w:t>
      </w:r>
      <w:r>
        <w:rPr>
          <w:i/>
          <w:iCs/>
        </w:rPr>
        <w:t>Trends in Ecology &amp; Evolution</w:t>
      </w:r>
      <w:r>
        <w:rPr/>
        <w:t xml:space="preserve"> 38: 412–423.</w:t>
      </w:r>
      <w:bookmarkEnd w:id="31"/>
    </w:p>
    <w:p>
      <w:pPr>
        <w:pStyle w:val="Bibliography"/>
        <w:rPr/>
      </w:pPr>
      <w:bookmarkStart w:id="32" w:name="ref-forman1989herbarium"/>
      <w:r>
        <w:rPr/>
        <w:t xml:space="preserve">Forman, L., and D. Bridson. 1989. </w:t>
      </w:r>
      <w:hyperlink r:id="rId30">
        <w:r>
          <w:rPr>
            <w:rStyle w:val="InternetLink"/>
          </w:rPr>
          <w:t>The herbarium handbook</w:t>
        </w:r>
      </w:hyperlink>
      <w:r>
        <w:rPr/>
        <w:t>. Royal Botanic Gardens Kew.</w:t>
      </w:r>
      <w:bookmarkEnd w:id="32"/>
    </w:p>
    <w:p>
      <w:pPr>
        <w:pStyle w:val="Bibliography"/>
        <w:rPr/>
      </w:pPr>
      <w:bookmarkStart w:id="33" w:name="ref-funk2014erosion"/>
      <w:r>
        <w:rPr/>
        <w:t xml:space="preserve">Funk, V. A. 2014. The erosion of collections-based science: Alarming trend or coincidence. </w:t>
      </w:r>
      <w:r>
        <w:rPr>
          <w:i/>
          <w:iCs/>
        </w:rPr>
        <w:t>The Plant Press</w:t>
      </w:r>
      <w:r>
        <w:rPr/>
        <w:t xml:space="preserve"> 17: 1–13.</w:t>
      </w:r>
      <w:bookmarkEnd w:id="33"/>
    </w:p>
    <w:p>
      <w:pPr>
        <w:pStyle w:val="Bibliography"/>
        <w:rPr/>
      </w:pPr>
      <w:bookmarkStart w:id="34" w:name="ref-usgs2024padus"/>
      <w:r>
        <w:rPr/>
        <w:t>Gap Analysis Project (GAP), U. S. G. S. (USGS). 2024. Protected areas database of the united states (PAD-US) 4.0.</w:t>
      </w:r>
      <w:bookmarkEnd w:id="34"/>
    </w:p>
    <w:p>
      <w:pPr>
        <w:pStyle w:val="Bibliography"/>
        <w:rPr/>
      </w:pPr>
      <w:bookmarkStart w:id="35" w:name="ref-govaerts2021world"/>
      <w:r>
        <w:rPr/>
        <w:t xml:space="preserve">Govaerts, R., E. Nic Lughadha, N. Black, R. Turner, and A. Paton. 2021. </w:t>
      </w:r>
      <w:hyperlink r:id="rId31">
        <w:r>
          <w:rPr>
            <w:rStyle w:val="InternetLink"/>
          </w:rPr>
          <w:t>The world checklist of vascular plants, a continuously updated resource for exploring global plant diversity</w:t>
        </w:r>
      </w:hyperlink>
      <w:r>
        <w:rPr/>
        <w:t xml:space="preserve">. </w:t>
      </w:r>
      <w:r>
        <w:rPr>
          <w:i/>
          <w:iCs/>
        </w:rPr>
        <w:t>Scientific data</w:t>
      </w:r>
      <w:r>
        <w:rPr/>
        <w:t xml:space="preserve"> 8: 215.</w:t>
      </w:r>
      <w:bookmarkEnd w:id="35"/>
    </w:p>
    <w:p>
      <w:pPr>
        <w:pStyle w:val="Bibliography"/>
        <w:rPr/>
      </w:pPr>
      <w:bookmarkStart w:id="36" w:name="ref-greve2016realising"/>
      <w:r>
        <w:rPr/>
        <w:t xml:space="preserve">Greve, M., A. M. Lykke, C. W. Fagg, R. E. Gereau, G. P. Lewis, R. Marchant, A. R. Marshall, et al. 2016. </w:t>
      </w:r>
      <w:hyperlink r:id="rId32">
        <w:r>
          <w:rPr>
            <w:rStyle w:val="InternetLink"/>
          </w:rPr>
          <w:t>Realising the potential of herbarium records for conservation biology</w:t>
        </w:r>
      </w:hyperlink>
      <w:r>
        <w:rPr/>
        <w:t xml:space="preserve">. </w:t>
      </w:r>
      <w:r>
        <w:rPr>
          <w:i/>
          <w:iCs/>
        </w:rPr>
        <w:t>South African Journal of Botany</w:t>
      </w:r>
      <w:r>
        <w:rPr/>
        <w:t xml:space="preserve"> 105: 317–323.</w:t>
      </w:r>
      <w:bookmarkEnd w:id="36"/>
    </w:p>
    <w:p>
      <w:pPr>
        <w:pStyle w:val="Bibliography"/>
        <w:rPr/>
      </w:pPr>
      <w:bookmarkStart w:id="37" w:name="ref-gries2014symbiota"/>
      <w:r>
        <w:rPr/>
        <w:t xml:space="preserve">Gries, C., M. E. E. Gilbert, and N. M. Franz. 2014. </w:t>
      </w:r>
      <w:hyperlink r:id="rId33">
        <w:r>
          <w:rPr>
            <w:rStyle w:val="InternetLink"/>
          </w:rPr>
          <w:t>Symbiota–a virtual platform for creating voucher-based biodiversity information communities</w:t>
        </w:r>
      </w:hyperlink>
      <w:r>
        <w:rPr/>
        <w:t xml:space="preserve">. </w:t>
      </w:r>
      <w:r>
        <w:rPr>
          <w:i/>
          <w:iCs/>
        </w:rPr>
        <w:t>Biodiversity data journal</w:t>
      </w:r>
      <w:r>
        <w:rPr/>
        <w:t>.</w:t>
      </w:r>
      <w:bookmarkEnd w:id="37"/>
    </w:p>
    <w:p>
      <w:pPr>
        <w:pStyle w:val="Bibliography"/>
        <w:rPr/>
      </w:pPr>
      <w:bookmarkStart w:id="38" w:name="ref-hitchcock2018flora"/>
      <w:r>
        <w:rPr/>
        <w:t>Hitchcock, C. L., and A. Cronquist. 2018. Flora of the pacific northwest: An illustrated manual. University of Washington Press.</w:t>
      </w:r>
      <w:bookmarkEnd w:id="38"/>
    </w:p>
    <w:p>
      <w:pPr>
        <w:pStyle w:val="Bibliography"/>
        <w:rPr/>
      </w:pPr>
      <w:bookmarkStart w:id="39" w:name="ref-holmgren2017"/>
      <w:r>
        <w:rPr/>
        <w:t>Holmgren, N., and P. Holmgren. 1988. Intermountain flora v. 7. The New York Botanical Garden Press, New York.</w:t>
      </w:r>
      <w:bookmarkEnd w:id="39"/>
    </w:p>
    <w:p>
      <w:pPr>
        <w:pStyle w:val="Bibliography"/>
        <w:rPr/>
      </w:pPr>
      <w:bookmarkStart w:id="40" w:name="ref-james2018herbarium"/>
      <w:r>
        <w:rPr/>
        <w:t xml:space="preserve">James, S. A., P. S. Soltis, L. Belbin, A. D. Chapman, G. Nelson, D. L. Paul, and M. Collins. 2018. </w:t>
      </w:r>
      <w:hyperlink r:id="rId34">
        <w:r>
          <w:rPr>
            <w:rStyle w:val="InternetLink"/>
          </w:rPr>
          <w:t>Herbarium data: Global biodiversity and societal botanical needs for novel research</w:t>
        </w:r>
      </w:hyperlink>
      <w:r>
        <w:rPr/>
        <w:t xml:space="preserve">. </w:t>
      </w:r>
      <w:r>
        <w:rPr>
          <w:i/>
          <w:iCs/>
        </w:rPr>
        <w:t>Applications in plant sciences</w:t>
      </w:r>
      <w:r>
        <w:rPr/>
        <w:t xml:space="preserve"> 6: e1024.</w:t>
      </w:r>
      <w:bookmarkEnd w:id="40"/>
    </w:p>
    <w:p>
      <w:pPr>
        <w:pStyle w:val="Bibliography"/>
        <w:rPr/>
      </w:pPr>
      <w:bookmarkStart w:id="41" w:name="ref-manzano2021fair"/>
      <w:r>
        <w:rPr/>
        <w:t xml:space="preserve">Manzano, S., and A. C. Julier. 2021. How FAIR are plant sciences in the twenty-first century? The pressing need for reproducibility in plant ecology and evolution. </w:t>
      </w:r>
      <w:r>
        <w:rPr>
          <w:i/>
          <w:iCs/>
        </w:rPr>
        <w:t>Proceedings of the Royal Society B</w:t>
      </w:r>
      <w:r>
        <w:rPr/>
        <w:t xml:space="preserve"> 288: 20202597.</w:t>
      </w:r>
      <w:bookmarkEnd w:id="41"/>
    </w:p>
    <w:p>
      <w:pPr>
        <w:pStyle w:val="Bibliography"/>
        <w:rPr/>
      </w:pPr>
      <w:bookmarkStart w:id="42" w:name="ref-marsico2020small"/>
      <w:r>
        <w:rPr/>
        <w:t xml:space="preserve">Marsico, T. D., E. R. Krimmel, J. R. Carter, E. L. Gillespie, P. D. Lowe, R. McCauley, A. B. Morris, et al. 2020. </w:t>
      </w:r>
      <w:hyperlink r:id="rId35">
        <w:r>
          <w:rPr>
            <w:rStyle w:val="InternetLink"/>
          </w:rPr>
          <w:t>Small herbaria contribute unique biogeographic records to county, locality, and temporal scales</w:t>
        </w:r>
      </w:hyperlink>
      <w:r>
        <w:rPr/>
        <w:t xml:space="preserve">. </w:t>
      </w:r>
      <w:r>
        <w:rPr>
          <w:i/>
          <w:iCs/>
        </w:rPr>
        <w:t>American journal of botany</w:t>
      </w:r>
      <w:r>
        <w:rPr/>
        <w:t xml:space="preserve"> 107: 1577–1587.</w:t>
      </w:r>
      <w:bookmarkEnd w:id="42"/>
    </w:p>
    <w:p>
      <w:pPr>
        <w:pStyle w:val="Bibliography"/>
        <w:rPr/>
      </w:pPr>
      <w:bookmarkStart w:id="43" w:name="ref-mishler2020spatial"/>
      <w:r>
        <w:rPr/>
        <w:t xml:space="preserve">Mishler, B. D., R. Guralnick, P. S. Soltis, S. A. Smith, D. E. Soltis, N. Barve, J. M. Allen, and S. W. Laffan. 2020. </w:t>
      </w:r>
      <w:hyperlink r:id="rId36">
        <w:r>
          <w:rPr>
            <w:rStyle w:val="InternetLink"/>
          </w:rPr>
          <w:t>Spatial phylogenetics of the north american flora</w:t>
        </w:r>
      </w:hyperlink>
      <w:r>
        <w:rPr/>
        <w:t xml:space="preserve">. </w:t>
      </w:r>
      <w:r>
        <w:rPr>
          <w:i/>
          <w:iCs/>
        </w:rPr>
        <w:t>Journal of Systematics and Evolution</w:t>
      </w:r>
      <w:r>
        <w:rPr/>
        <w:t xml:space="preserve"> 58: 393–405.</w:t>
      </w:r>
      <w:bookmarkEnd w:id="43"/>
    </w:p>
    <w:p>
      <w:pPr>
        <w:pStyle w:val="Bibliography"/>
        <w:rPr/>
      </w:pPr>
      <w:bookmarkStart w:id="44" w:name="ref-nanglu2023nature"/>
      <w:r>
        <w:rPr/>
        <w:t xml:space="preserve">Nanglu, K., D. de Carle, T. M. Cullen, E. B. Anderson, S. Arif, R. A. Castañeda, L. M. Chang, et al. 2023. </w:t>
      </w:r>
      <w:hyperlink r:id="rId37">
        <w:r>
          <w:rPr>
            <w:rStyle w:val="InternetLink"/>
          </w:rPr>
          <w:t>The nature of science: The fundamental role of natural history in ecology, evolution, conservation, and education</w:t>
        </w:r>
      </w:hyperlink>
      <w:r>
        <w:rPr/>
        <w:t xml:space="preserve">. </w:t>
      </w:r>
      <w:r>
        <w:rPr>
          <w:i/>
          <w:iCs/>
        </w:rPr>
        <w:t>Ecology and Evolution</w:t>
      </w:r>
      <w:r>
        <w:rPr/>
        <w:t xml:space="preserve"> 13: e10621.</w:t>
      </w:r>
      <w:bookmarkEnd w:id="44"/>
    </w:p>
    <w:p>
      <w:pPr>
        <w:pStyle w:val="Bibliography"/>
        <w:rPr/>
      </w:pPr>
      <w:bookmarkStart w:id="45" w:name="ref-patten2024geographic"/>
      <w:r>
        <w:rPr/>
        <w:t xml:space="preserve">Patten, N. N., M. L. Gaynor, D. E. Soltis, and P. S. Soltis. 2024. </w:t>
      </w:r>
      <w:hyperlink r:id="rId38">
        <w:r>
          <w:rPr>
            <w:rStyle w:val="InternetLink"/>
          </w:rPr>
          <w:t>Geographic and taxonomic occurrence r-based scrubbing (gatoRs): An r package and workflow for processing biodiversity data</w:t>
        </w:r>
      </w:hyperlink>
      <w:r>
        <w:rPr/>
        <w:t xml:space="preserve">. </w:t>
      </w:r>
      <w:r>
        <w:rPr>
          <w:i/>
          <w:iCs/>
        </w:rPr>
        <w:t>Applications in Plant Sciences</w:t>
      </w:r>
      <w:r>
        <w:rPr/>
        <w:t xml:space="preserve"> 12: e11575.</w:t>
      </w:r>
      <w:bookmarkEnd w:id="45"/>
    </w:p>
    <w:p>
      <w:pPr>
        <w:pStyle w:val="Bibliography"/>
        <w:rPr/>
      </w:pPr>
      <w:bookmarkStart w:id="46" w:name="ref-perkins2020Plabel"/>
      <w:r>
        <w:rPr/>
        <w:t xml:space="preserve">Perkins, K. 2020. </w:t>
      </w:r>
      <w:hyperlink r:id="rId39">
        <w:r>
          <w:rPr>
            <w:rStyle w:val="InternetLink"/>
          </w:rPr>
          <w:t>Plabel</w:t>
        </w:r>
      </w:hyperlink>
      <w:r>
        <w:rPr/>
        <w:t>.</w:t>
      </w:r>
      <w:bookmarkEnd w:id="46"/>
    </w:p>
    <w:p>
      <w:pPr>
        <w:pStyle w:val="Bibliography"/>
        <w:rPr/>
      </w:pPr>
      <w:ins w:id="200" w:author="Unknown Author" w:date="2025-10-20T20:38:59Z">
        <w:bookmarkStart w:id="47" w:name="ref-powo2024"/>
        <w:r>
          <w:rPr/>
          <w:t xml:space="preserve">POWO. 2024. </w:t>
        </w:r>
      </w:ins>
      <w:hyperlink r:id="rId40">
        <w:ins w:id="201" w:author="Unknown Author" w:date="2025-10-20T20:38:59Z">
          <w:r>
            <w:rPr>
              <w:rStyle w:val="InternetLink"/>
            </w:rPr>
            <w:t>Plants of the world online</w:t>
          </w:r>
        </w:ins>
      </w:hyperlink>
      <w:ins w:id="202" w:author="Unknown Author" w:date="2025-10-20T20:38:59Z">
        <w:r>
          <w:rPr/>
          <w:t>.</w:t>
        </w:r>
      </w:ins>
      <w:bookmarkEnd w:id="47"/>
    </w:p>
    <w:p>
      <w:pPr>
        <w:pStyle w:val="Bibliography"/>
        <w:spacing w:lineRule="auto" w:line="480"/>
        <w:rPr>
          <w:del w:id="205" w:author="Unknown Author" w:date="2025-10-20T20:38:59Z"/>
        </w:rPr>
      </w:pPr>
      <w:del w:id="204" w:author="Unknown Author" w:date="2025-10-20T20:38:59Z">
        <w:bookmarkStart w:id="48" w:name="ref-powo20241"/>
        <w:r>
          <w:rPr/>
          <w:delText>POWO. 2024. Geographic names information system (GNIS) - USGS national map downloadable data collection: U.s. Geological survey.</w:delText>
        </w:r>
      </w:del>
      <w:bookmarkEnd w:id="48"/>
    </w:p>
    <w:p>
      <w:pPr>
        <w:pStyle w:val="Bibliography"/>
        <w:rPr/>
      </w:pPr>
      <w:bookmarkStart w:id="49" w:name="ref-prather2004decline"/>
      <w:r>
        <w:rPr/>
        <w:t xml:space="preserve">Prather, L. A., O. Alvarez-Fuentes, M. H. Mayfield, and C. J. Ferguson. 2004. </w:t>
      </w:r>
      <w:hyperlink r:id="rId41">
        <w:r>
          <w:rPr>
            <w:rStyle w:val="InternetLink"/>
          </w:rPr>
          <w:t>The decline of plant collecting in the united states: A threat to the infrastructure of biodiversity studies</w:t>
        </w:r>
      </w:hyperlink>
      <w:r>
        <w:rPr/>
        <w:t xml:space="preserve">. </w:t>
      </w:r>
      <w:r>
        <w:rPr>
          <w:i/>
          <w:iCs/>
        </w:rPr>
        <w:t>Systematic Botany</w:t>
      </w:r>
      <w:r>
        <w:rPr/>
        <w:t xml:space="preserve"> 29: 15–28.</w:t>
      </w:r>
      <w:bookmarkEnd w:id="49"/>
    </w:p>
    <w:p>
      <w:pPr>
        <w:pStyle w:val="Bibliography"/>
        <w:rPr/>
      </w:pPr>
      <w:bookmarkStart w:id="50" w:name="ref-pyke2010biological"/>
      <w:r>
        <w:rPr/>
        <w:t xml:space="preserve">Pyke, G. H., and P. R. Ehrlich. 2010. </w:t>
      </w:r>
      <w:hyperlink r:id="rId42">
        <w:r>
          <w:rPr>
            <w:rStyle w:val="InternetLink"/>
          </w:rPr>
          <w:t>Biological collections and ecological/environmental research: A review, some observations and a look to the future</w:t>
        </w:r>
      </w:hyperlink>
      <w:r>
        <w:rPr/>
        <w:t xml:space="preserve">. </w:t>
      </w:r>
      <w:r>
        <w:rPr>
          <w:i/>
          <w:iCs/>
        </w:rPr>
        <w:t>Biological reviews</w:t>
      </w:r>
      <w:r>
        <w:rPr/>
        <w:t xml:space="preserve"> 85: 247–266.</w:t>
      </w:r>
      <w:bookmarkEnd w:id="50"/>
    </w:p>
    <w:p>
      <w:pPr>
        <w:pStyle w:val="Bibliography"/>
        <w:rPr/>
      </w:pPr>
      <w:bookmarkStart w:id="51" w:name="ref-ronsted2020integrative"/>
      <w:r>
        <w:rPr/>
        <w:t xml:space="preserve">Rønsted, N., O. M. Grace, and M. A. Carine. 2020. </w:t>
      </w:r>
      <w:hyperlink r:id="rId43">
        <w:r>
          <w:rPr>
            <w:rStyle w:val="InternetLink"/>
          </w:rPr>
          <w:t>Integrative and translational uses of herbarium collections across time, space, and species</w:t>
        </w:r>
      </w:hyperlink>
      <w:r>
        <w:rPr/>
        <w:t xml:space="preserve">. </w:t>
      </w:r>
      <w:r>
        <w:rPr>
          <w:i/>
          <w:iCs/>
        </w:rPr>
        <w:t>Frontiers in Plant Science</w:t>
      </w:r>
      <w:r>
        <w:rPr/>
        <w:t xml:space="preserve"> 11: 1319.</w:t>
      </w:r>
      <w:bookmarkEnd w:id="51"/>
    </w:p>
    <w:p>
      <w:pPr>
        <w:pStyle w:val="Bibliography"/>
        <w:rPr/>
      </w:pPr>
      <w:bookmarkStart w:id="52" w:name="ref-snethlage2022hierarchical"/>
      <w:r>
        <w:rPr/>
        <w:t xml:space="preserve">Snethlage, M. A., J. Geschke, A. Ranipeta, W. Jetz, N. G. Yoccoz, C. Körner, E. M. Spehn, et al. 2022. </w:t>
      </w:r>
      <w:hyperlink r:id="rId44">
        <w:r>
          <w:rPr>
            <w:rStyle w:val="InternetLink"/>
          </w:rPr>
          <w:t>A hierarchical inventory of the world’s mountains for global comparative mountain science</w:t>
        </w:r>
      </w:hyperlink>
      <w:r>
        <w:rPr/>
        <w:t xml:space="preserve">. </w:t>
      </w:r>
      <w:r>
        <w:rPr>
          <w:i/>
          <w:iCs/>
        </w:rPr>
        <w:t>Scientific data</w:t>
      </w:r>
      <w:r>
        <w:rPr/>
        <w:t xml:space="preserve"> 9: 149.</w:t>
      </w:r>
      <w:bookmarkEnd w:id="52"/>
    </w:p>
    <w:p>
      <w:pPr>
        <w:pStyle w:val="Bibliography"/>
        <w:rPr/>
      </w:pPr>
      <w:bookmarkStart w:id="53" w:name="ref-gnis2024"/>
      <w:r>
        <w:rPr/>
        <w:t xml:space="preserve">Survey, U. S. G. 2023. </w:t>
      </w:r>
      <w:hyperlink r:id="rId45">
        <w:r>
          <w:rPr>
            <w:rStyle w:val="InternetLink"/>
          </w:rPr>
          <w:t>Geographic names information system (GNIS) - USGS national map downloadable data collection: U.s. Geological survey.</w:t>
        </w:r>
      </w:hyperlink>
      <w:bookmarkEnd w:id="53"/>
    </w:p>
    <w:p>
      <w:pPr>
        <w:pStyle w:val="Bibliography"/>
        <w:rPr/>
      </w:pPr>
      <w:bookmarkStart w:id="54" w:name="ref-ipni2024"/>
      <w:r>
        <w:rPr/>
        <w:t xml:space="preserve">The Royal Botanic Gardens, H. U. H. &amp;. L., Kew, and A. N. Herbarium. 2024. </w:t>
      </w:r>
      <w:hyperlink r:id="rId46">
        <w:r>
          <w:rPr>
            <w:rStyle w:val="InternetLink"/>
          </w:rPr>
          <w:t>International plant names index</w:t>
        </w:r>
      </w:hyperlink>
      <w:r>
        <w:rPr/>
        <w:t>.</w:t>
      </w:r>
      <w:bookmarkEnd w:id="54"/>
    </w:p>
    <w:p>
      <w:pPr>
        <w:pStyle w:val="Bibliography"/>
        <w:rPr/>
      </w:pPr>
      <w:bookmarkStart w:id="55" w:name="ref-thiers2021herbaria"/>
      <w:r>
        <w:rPr/>
        <w:t xml:space="preserve">Thiers, B. M. 2021. </w:t>
      </w:r>
      <w:hyperlink r:id="rId47">
        <w:r>
          <w:rPr>
            <w:rStyle w:val="InternetLink"/>
          </w:rPr>
          <w:t>The world’s herbaria 2021: A summary report based on data from index herbarium</w:t>
        </w:r>
      </w:hyperlink>
      <w:r>
        <w:rPr/>
        <w:t>.</w:t>
      </w:r>
      <w:bookmarkEnd w:id="55"/>
    </w:p>
    <w:p>
      <w:pPr>
        <w:pStyle w:val="Bibliography"/>
        <w:rPr/>
      </w:pPr>
      <w:bookmarkStart w:id="56" w:name="ref-tosa2021rapid"/>
      <w:r>
        <w:rPr/>
        <w:t xml:space="preserve">Tosa, M. I., E. H. Dziedzic, C. L. Appel, J. Urbina, A. Massey, J. Ruprecht, C. E. Eriksson, et al. 2021. </w:t>
      </w:r>
      <w:hyperlink r:id="rId48">
        <w:r>
          <w:rPr>
            <w:rStyle w:val="InternetLink"/>
          </w:rPr>
          <w:t>The rapid rise of next-generation natural history</w:t>
        </w:r>
      </w:hyperlink>
      <w:r>
        <w:rPr/>
        <w:t xml:space="preserve">. </w:t>
      </w:r>
      <w:r>
        <w:rPr>
          <w:i/>
          <w:iCs/>
        </w:rPr>
        <w:t>Frontiers in Ecology and Evolution</w:t>
      </w:r>
      <w:r>
        <w:rPr/>
        <w:t xml:space="preserve"> 9: 698131.</w:t>
      </w:r>
      <w:bookmarkEnd w:id="56"/>
    </w:p>
    <w:p>
      <w:pPr>
        <w:pStyle w:val="Bibliography"/>
        <w:rPr/>
      </w:pPr>
      <w:bookmarkStart w:id="57" w:name="ref-walker2022tigris"/>
      <w:r>
        <w:rPr/>
        <w:t xml:space="preserve">Walker, K. 2024. </w:t>
      </w:r>
      <w:hyperlink r:id="rId49">
        <w:r>
          <w:rPr>
            <w:rStyle w:val="InternetLink"/>
          </w:rPr>
          <w:t>Tigris: Load census TIGER/line shapefiles</w:t>
        </w:r>
      </w:hyperlink>
      <w:r>
        <w:rPr/>
        <w:t>.</w:t>
      </w:r>
      <w:bookmarkEnd w:id="57"/>
    </w:p>
    <w:p>
      <w:pPr>
        <w:pStyle w:val="Bibliography"/>
        <w:rPr/>
      </w:pPr>
      <w:bookmarkStart w:id="58" w:name="ref-welsh2001rupert"/>
      <w:r>
        <w:rPr/>
        <w:t xml:space="preserve">Welsh, S. L. 2001. </w:t>
      </w:r>
      <w:hyperlink r:id="rId50">
        <w:r>
          <w:rPr>
            <w:rStyle w:val="InternetLink"/>
          </w:rPr>
          <w:t>Rupert c. Barneby (1911-2000)</w:t>
        </w:r>
      </w:hyperlink>
      <w:r>
        <w:rPr/>
        <w:t xml:space="preserve">. </w:t>
      </w:r>
      <w:r>
        <w:rPr>
          <w:i/>
          <w:iCs/>
        </w:rPr>
        <w:t>Taxon</w:t>
      </w:r>
      <w:ins w:id="206" w:author="Unknown Author" w:date="2025-10-20T20:38:59Z">
        <w:r>
          <w:rPr/>
          <w:t xml:space="preserve"> 50</w:t>
        </w:r>
      </w:ins>
      <w:r>
        <w:rPr/>
        <w:t>.</w:t>
      </w:r>
      <w:bookmarkEnd w:id="58"/>
    </w:p>
    <w:p>
      <w:pPr>
        <w:pStyle w:val="Bibliography"/>
        <w:rPr>
          <w:del w:id="207" w:author="Unknown Author" w:date="2025-10-20T20:38:59Z"/>
        </w:rPr>
      </w:pPr>
      <w:bookmarkStart w:id="59" w:name="ref-woodland2007botanists"/>
      <w:r>
        <w:rPr/>
        <w:t xml:space="preserve">Woodland, D. W. 2007. </w:t>
      </w:r>
      <w:hyperlink r:id="rId51">
        <w:r>
          <w:rPr>
            <w:rStyle w:val="InternetLink"/>
          </w:rPr>
          <w:t>Are botanists becoming the dinosaurs of biology in the 21st century?</w:t>
        </w:r>
      </w:hyperlink>
      <w:r>
        <w:rPr/>
        <w:t xml:space="preserve"> </w:t>
      </w:r>
      <w:r>
        <w:rPr>
          <w:i/>
          <w:iCs/>
        </w:rPr>
        <w:t>South African Journal of Botany</w:t>
      </w:r>
      <w:r>
        <w:rPr/>
        <w:t xml:space="preserve"> 73: 343–346.</w:t>
      </w:r>
      <w:bookmarkEnd w:id="25"/>
      <w:bookmarkEnd w:id="26"/>
      <w:bookmarkEnd w:id="59"/>
    </w:p>
    <w:p>
      <w:pPr>
        <w:pStyle w:val="Bibliography"/>
        <w:rPr>
          <w:del w:id="209" w:author="Unknown Author" w:date="2025-10-20T20:38:59Z"/>
        </w:rPr>
      </w:pPr>
      <w:del w:id="208" w:author="Unknown Author" w:date="2025-10-20T20:38:59Z">
        <w:r>
          <w:rPr/>
          <w:delText>Figures</w:delText>
        </w:r>
      </w:del>
    </w:p>
    <w:p>
      <w:pPr>
        <w:pStyle w:val="Bibliography"/>
        <w:rPr>
          <w:del w:id="211" w:author="Unknown Author" w:date="2025-10-20T20:38:59Z"/>
        </w:rPr>
      </w:pPr>
      <w:del w:id="210" w:author="Unknown Author" w:date="2025-10-20T20:38:59Z">
        <w:r>
          <w:rPr/>
        </w:r>
      </w:del>
    </w:p>
    <w:p>
      <w:pPr>
        <w:pStyle w:val="Bibliography"/>
        <w:rPr>
          <w:del w:id="213" w:author="Unknown Author" w:date="2025-10-20T20:38:59Z"/>
        </w:rPr>
      </w:pPr>
      <w:del w:id="212" w:author="Unknown Author" w:date="2025-10-20T20:38:59Z">
        <w:r>
          <w:rPr/>
          <w:drawing>
            <wp:inline distT="0" distB="0" distL="0" distR="0">
              <wp:extent cx="5334000" cy="3399155"/>
              <wp:effectExtent l="0" t="0" r="0" b="0"/>
              <wp:docPr id="5" name="Image1" descr="Recommend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Recommended workflow"/>
                      <pic:cNvPicPr>
                        <a:picLocks noChangeAspect="1" noChangeArrowheads="1"/>
                      </pic:cNvPicPr>
                    </pic:nvPicPr>
                    <pic:blipFill>
                      <a:blip r:embed="rId52"/>
                      <a:stretch>
                        <a:fillRect/>
                      </a:stretch>
                    </pic:blipFill>
                    <pic:spPr bwMode="auto">
                      <a:xfrm>
                        <a:off x="0" y="0"/>
                        <a:ext cx="5334000" cy="3399155"/>
                      </a:xfrm>
                      <a:prstGeom prst="rect">
                        <a:avLst/>
                      </a:prstGeom>
                    </pic:spPr>
                  </pic:pic>
                </a:graphicData>
              </a:graphic>
            </wp:inline>
          </w:drawing>
        </w:r>
      </w:del>
    </w:p>
    <w:p>
      <w:pPr>
        <w:pStyle w:val="Bibliography"/>
        <w:rPr>
          <w:del w:id="215" w:author="Unknown Author" w:date="2025-10-20T20:38:59Z"/>
        </w:rPr>
      </w:pPr>
      <w:del w:id="214" w:author="Unknown Author" w:date="2025-10-20T20:38:59Z">
        <w:r>
          <w:rPr/>
          <w:delText xml:space="preserve">Figure 1. Recommended workflow. </w:delText>
        </w:r>
      </w:del>
    </w:p>
    <w:p>
      <w:pPr>
        <w:pStyle w:val="Bibliography"/>
        <w:rPr>
          <w:del w:id="217" w:author="Unknown Author" w:date="2025-10-20T20:38:59Z"/>
        </w:rPr>
      </w:pPr>
      <w:del w:id="216" w:author="Unknown Author" w:date="2025-10-20T20:38:59Z">
        <w:r>
          <w:rPr/>
          <w:drawing>
            <wp:inline distT="0" distB="0" distL="0" distR="0">
              <wp:extent cx="2667000" cy="1816100"/>
              <wp:effectExtent l="0" t="0" r="0" b="0"/>
              <wp:docPr id="6" name="Image5" descr="The spatial extent-or domain- (orange), and herbarium collection sites (burgundy) tested in this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The spatial extent-or domain- (orange), and herbarium collection sites (burgundy) tested in this manuscript."/>
                      <pic:cNvPicPr>
                        <a:picLocks noChangeAspect="1" noChangeArrowheads="1"/>
                      </pic:cNvPicPr>
                    </pic:nvPicPr>
                    <pic:blipFill>
                      <a:blip r:embed="rId53"/>
                      <a:stretch>
                        <a:fillRect/>
                      </a:stretch>
                    </pic:blipFill>
                    <pic:spPr bwMode="auto">
                      <a:xfrm>
                        <a:off x="0" y="0"/>
                        <a:ext cx="2667000" cy="1816100"/>
                      </a:xfrm>
                      <a:prstGeom prst="rect">
                        <a:avLst/>
                      </a:prstGeom>
                    </pic:spPr>
                  </pic:pic>
                </a:graphicData>
              </a:graphic>
            </wp:inline>
          </w:drawing>
        </w:r>
      </w:del>
    </w:p>
    <w:p>
      <w:pPr>
        <w:pStyle w:val="Bibliography"/>
        <w:widowControl/>
        <w:bidi w:val="0"/>
        <w:spacing w:before="0" w:after="200"/>
        <w:jc w:val="left"/>
        <w:rPr>
          <w:del w:id="219" w:author="Unknown Author" w:date="2025-10-20T20:38:59Z"/>
        </w:rPr>
      </w:pPr>
      <w:del w:id="218" w:author="Unknown Author" w:date="2025-10-20T20:38:59Z">
        <w:r>
          <w:rPr>
            <w:i/>
            <w:iCs/>
          </w:rPr>
          <w:delText>Figure 2 The spatial extent-or domain- (orange), and herbarium collection sites (burgundy) tested in this manuscript.</w:delText>
        </w:r>
      </w:del>
    </w:p>
    <w:p>
      <w:pPr>
        <w:pStyle w:val="Bibliography"/>
        <w:rPr>
          <w:del w:id="221" w:author="Unknown Author" w:date="2025-10-20T20:38:59Z"/>
        </w:rPr>
      </w:pPr>
      <w:del w:id="220" w:author="Unknown Author" w:date="2025-10-20T20:38:59Z">
        <w:r>
          <w:rPr/>
          <w:drawing>
            <wp:inline distT="0" distB="0" distL="0" distR="0">
              <wp:extent cx="2667000" cy="1969135"/>
              <wp:effectExtent l="0" t="0" r="0" b="0"/>
              <wp:docPr id="7" name="Image6" descr="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Data Sources"/>
                      <pic:cNvPicPr>
                        <a:picLocks noChangeAspect="1" noChangeArrowheads="1"/>
                      </pic:cNvPicPr>
                    </pic:nvPicPr>
                    <pic:blipFill>
                      <a:blip r:embed="rId54"/>
                      <a:stretch>
                        <a:fillRect/>
                      </a:stretch>
                    </pic:blipFill>
                    <pic:spPr bwMode="auto">
                      <a:xfrm>
                        <a:off x="0" y="0"/>
                        <a:ext cx="2667000" cy="1969135"/>
                      </a:xfrm>
                      <a:prstGeom prst="rect">
                        <a:avLst/>
                      </a:prstGeom>
                    </pic:spPr>
                  </pic:pic>
                </a:graphicData>
              </a:graphic>
            </wp:inline>
          </w:drawing>
        </w:r>
      </w:del>
    </w:p>
    <w:p>
      <w:pPr>
        <w:pStyle w:val="Bibliography"/>
        <w:rPr>
          <w:del w:id="223" w:author="Unknown Author" w:date="2025-10-20T20:38:59Z"/>
        </w:rPr>
      </w:pPr>
      <w:del w:id="222" w:author="Unknown Author" w:date="2025-10-20T20:38:59Z">
        <w:r>
          <w:rPr/>
          <w:delText>Figure 3. Data Sources</w:delText>
        </w:r>
      </w:del>
    </w:p>
    <w:p>
      <w:pPr>
        <w:pStyle w:val="Bibliography"/>
        <w:rPr>
          <w:del w:id="225" w:author="Unknown Author" w:date="2025-10-20T20:38:59Z"/>
        </w:rPr>
      </w:pPr>
      <w:del w:id="224" w:author="Unknown Author" w:date="2025-10-20T20:38:59Z">
        <w:r>
          <w:rPr/>
        </w:r>
      </w:del>
    </w:p>
    <w:p>
      <w:pPr>
        <w:pStyle w:val="Bibliography"/>
        <w:rPr>
          <w:del w:id="227" w:author="Unknown Author" w:date="2025-10-20T20:38:59Z"/>
        </w:rPr>
      </w:pPr>
      <w:del w:id="226" w:author="Unknown Author" w:date="2025-10-20T20:38:59Z">
        <w:r>
          <w:rPr/>
          <w:drawing>
            <wp:inline distT="0" distB="0" distL="0" distR="0">
              <wp:extent cx="2667000" cy="2677795"/>
              <wp:effectExtent l="0" t="0" r="0" b="0"/>
              <wp:docPr id="8" name="Image7" descr="A label generated from a defaul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 label generated from a default template"/>
                      <pic:cNvPicPr>
                        <a:picLocks noChangeAspect="1" noChangeArrowheads="1"/>
                      </pic:cNvPicPr>
                    </pic:nvPicPr>
                    <pic:blipFill>
                      <a:blip r:embed="rId55"/>
                      <a:stretch>
                        <a:fillRect/>
                      </a:stretch>
                    </pic:blipFill>
                    <pic:spPr bwMode="auto">
                      <a:xfrm>
                        <a:off x="0" y="0"/>
                        <a:ext cx="2667000" cy="2677795"/>
                      </a:xfrm>
                      <a:prstGeom prst="rect">
                        <a:avLst/>
                      </a:prstGeom>
                    </pic:spPr>
                  </pic:pic>
                </a:graphicData>
              </a:graphic>
            </wp:inline>
          </w:drawing>
        </w:r>
      </w:del>
    </w:p>
    <w:p>
      <w:pPr>
        <w:pStyle w:val="Bibliography"/>
        <w:widowControl/>
        <w:bidi w:val="0"/>
        <w:spacing w:before="0" w:after="200"/>
        <w:jc w:val="left"/>
        <w:rPr>
          <w:del w:id="229" w:author="Unknown Author" w:date="2025-10-20T20:38:59Z"/>
        </w:rPr>
      </w:pPr>
      <w:del w:id="228" w:author="Unknown Author" w:date="2025-10-20T20:38:59Z">
        <w:r>
          <w:rPr>
            <w:i/>
            <w:iCs/>
          </w:rPr>
          <w:delText xml:space="preserve">Figure 4. Example label. </w:delText>
        </w:r>
      </w:del>
    </w:p>
    <w:p>
      <w:pPr>
        <w:pStyle w:val="Bibliography"/>
        <w:rPr>
          <w:del w:id="231" w:author="Unknown Author" w:date="2025-10-20T20:38:59Z"/>
        </w:rPr>
      </w:pPr>
      <w:del w:id="230" w:author="Unknown Author" w:date="2025-10-20T20:38:59Z">
        <w:r>
          <w:rPr/>
        </w:r>
      </w:del>
      <w:bookmarkStart w:id="60" w:name="supporting-information"/>
      <w:bookmarkStart w:id="61" w:name="supporting-information"/>
      <w:bookmarkEnd w:id="61"/>
    </w:p>
    <w:p>
      <w:pPr>
        <w:pStyle w:val="Bibliography"/>
        <w:spacing w:before="0" w:after="20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gesteppe/BarnebyLives" TargetMode="External"/><Relationship Id="rId3" Type="http://schemas.openxmlformats.org/officeDocument/2006/relationships/hyperlink" Target="https://sagesteppe.github.io/BarnebyLives/" TargetMode="External"/><Relationship Id="rId4" Type="http://schemas.openxmlformats.org/officeDocument/2006/relationships/hyperlink" Target="https://github.com/sagesteppe/Barneby_Lives_dev/manuscript" TargetMode="External"/><Relationship Id="rId5" Type="http://schemas.openxmlformats.org/officeDocument/2006/relationships/hyperlink" Target="https://kiki.huh.harvard.edu/databases/specimen_index.html" TargetMode="External"/><Relationship Id="rId6" Type="http://schemas.openxmlformats.org/officeDocument/2006/relationships/hyperlink" Target="https://tropicos.org/specimen/Search" TargetMode="External"/><Relationship Id="rId7" Type="http://schemas.openxmlformats.org/officeDocument/2006/relationships/hyperlink" Target="https://www.pnwherbaria.org/" TargetMode="External"/><Relationship Id="rId8" Type="http://schemas.openxmlformats.org/officeDocument/2006/relationships/image" Target="media/image1.png"/><Relationship Id="rId9" Type="http://schemas.openxmlformats.org/officeDocument/2006/relationships/hyperlink" Target="https://sagesteppe.github.io/BarnebyLives/" TargetMode="External"/><Relationship Id="rId10" Type="http://schemas.openxmlformats.org/officeDocument/2006/relationships/hyperlink" Target="https://www.tug.org/applications/pdftex/" TargetMode="External"/><Relationship Id="rId11" Type="http://schemas.openxmlformats.org/officeDocument/2006/relationships/hyperlink" Target="https://www.luatex.org/" TargetMode="External"/><Relationship Id="rId12" Type="http://schemas.openxmlformats.org/officeDocument/2006/relationships/hyperlink" Target="https://www.overleaf.com/learn/latex/XeLaTeX" TargetMode="External"/><Relationship Id="rId13" Type="http://schemas.openxmlformats.org/officeDocument/2006/relationships/hyperlink" Target="https://github.com/rrthomas/pdfjam" TargetMode="External"/><Relationship Id="rId14" Type="http://schemas.openxmlformats.org/officeDocument/2006/relationships/hyperlink" Target="https://linux.die.net/man/1/pdftk" TargetMode="External"/><Relationship Id="rId15" Type="http://schemas.openxmlformats.org/officeDocument/2006/relationships/hyperlink" Target="https://earth.google.com/web/" TargetMode="External"/><Relationship Id="rId16" Type="http://schemas.openxmlformats.org/officeDocument/2006/relationships/hyperlink" Target="https://www.qgis.org/"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https://www.overleaf.com/learn" TargetMode="External"/><Relationship Id="rId20" Type="http://schemas.openxmlformats.org/officeDocument/2006/relationships/image" Target="media/image4.png"/><Relationship Id="rId21" Type="http://schemas.openxmlformats.org/officeDocument/2006/relationships/hyperlink" Target="https://github.com/sagesteppe/BarnebyLives" TargetMode="External"/><Relationship Id="rId22" Type="http://schemas.openxmlformats.org/officeDocument/2006/relationships/hyperlink" Target="https://sagesteppe.github.io/BarnebyLives/" TargetMode="External"/><Relationship Id="rId23" Type="http://schemas.openxmlformats.org/officeDocument/2006/relationships/hyperlink" Target="https://github.com/sagesteppe/Barneby_Lives_dev/manuscript" TargetMode="External"/><Relationship Id="rId24" Type="http://schemas.openxmlformats.org/officeDocument/2006/relationships/hyperlink" Target="https://orcid.org/0000-0003-3110-6687" TargetMode="External"/><Relationship Id="rId25" Type="http://schemas.openxmlformats.org/officeDocument/2006/relationships/hyperlink" Target="https://orcid.org/0000-0001-9276-1111" TargetMode="External"/><Relationship Id="rId26" Type="http://schemas.openxmlformats.org/officeDocument/2006/relationships/hyperlink" Target="https://doi.org/10.1111/2041-210X.13450" TargetMode="External"/><Relationship Id="rId27" Type="http://schemas.openxmlformats.org/officeDocument/2006/relationships/hyperlink" Target="https://doi.org/10.3389/fpls.2019.01102" TargetMode="External"/><Relationship Id="rId28" Type="http://schemas.openxmlformats.org/officeDocument/2006/relationships/hyperlink" Target="https://doi.org/10.1111/nph.14855" TargetMode="External"/><Relationship Id="rId29" Type="http://schemas.openxmlformats.org/officeDocument/2006/relationships/hyperlink" Target="https://doi.org/10.1016/j.tree.2022.11.015" TargetMode="External"/><Relationship Id="rId30" Type="http://schemas.openxmlformats.org/officeDocument/2006/relationships/hyperlink" Target="https://doi.org/10.1093/biosci/biw043" TargetMode="External"/><Relationship Id="rId31" Type="http://schemas.openxmlformats.org/officeDocument/2006/relationships/hyperlink" Target="https://doi.org/10.1038/s41597-021-00997-6" TargetMode="External"/><Relationship Id="rId32" Type="http://schemas.openxmlformats.org/officeDocument/2006/relationships/hyperlink" Target="https://doi.org/10.1016/j.sajb.2016.03.017" TargetMode="External"/><Relationship Id="rId33" Type="http://schemas.openxmlformats.org/officeDocument/2006/relationships/hyperlink" Target="https://doi.org/10.3897/BDJ.2.e1114" TargetMode="External"/><Relationship Id="rId34" Type="http://schemas.openxmlformats.org/officeDocument/2006/relationships/hyperlink" Target="https://doi/10.1002/aps3.1024" TargetMode="External"/><Relationship Id="rId35" Type="http://schemas.openxmlformats.org/officeDocument/2006/relationships/hyperlink" Target="vhttps://doi.org/10.1002/ajb2.1563" TargetMode="External"/><Relationship Id="rId36" Type="http://schemas.openxmlformats.org/officeDocument/2006/relationships/hyperlink" Target="https://doi.org/10.1111/jse.12590" TargetMode="External"/><Relationship Id="rId37" Type="http://schemas.openxmlformats.org/officeDocument/2006/relationships/hyperlink" Target="https://doi.org/10.1002/ece3.10621" TargetMode="External"/><Relationship Id="rId38" Type="http://schemas.openxmlformats.org/officeDocument/2006/relationships/hyperlink" Target="https://doi.org/10.1098/rspb.2020.2597" TargetMode="External"/><Relationship Id="rId39" Type="http://schemas.openxmlformats.org/officeDocument/2006/relationships/hyperlink" Target="https://www.floridamuseum.ufl.edu/herbarium/methods/plabel/" TargetMode="External"/><Relationship Id="rId40" Type="http://schemas.openxmlformats.org/officeDocument/2006/relationships/hyperlink" Target="https://powo.science.kew.org/" TargetMode="External"/><Relationship Id="rId41" Type="http://schemas.openxmlformats.org/officeDocument/2006/relationships/hyperlink" Target="https://doi.org/10.1600/036364404772974185" TargetMode="External"/><Relationship Id="rId42" Type="http://schemas.openxmlformats.org/officeDocument/2006/relationships/hyperlink" Target="https://doi.org/10.1111/j.1469-185X.2009.00098.x" TargetMode="External"/><Relationship Id="rId43" Type="http://schemas.openxmlformats.org/officeDocument/2006/relationships/hyperlink" Target="https://doi.org/10.3389/fpls.2020.01319" TargetMode="External"/><Relationship Id="rId44" Type="http://schemas.openxmlformats.org/officeDocument/2006/relationships/hyperlink" Target="https://doi.org/10.1038/s41597-022-01256-y" TargetMode="External"/><Relationship Id="rId45" Type="http://schemas.openxmlformats.org/officeDocument/2006/relationships/hyperlink" Target="https://www.usgs.gov/tools/geographic-names-information-system-gnis" TargetMode="External"/><Relationship Id="rId46" Type="http://schemas.openxmlformats.org/officeDocument/2006/relationships/hyperlink" Target="https://www.ipni.org/" TargetMode="External"/><Relationship Id="rId47" Type="http://schemas.openxmlformats.org/officeDocument/2006/relationships/hyperlink" Target="https://sweetgum.nybg.org/science/wp-content/uploads/2022/02/The_Worlds_Herbaria_Jan_2022.pdf" TargetMode="External"/><Relationship Id="rId48" Type="http://schemas.openxmlformats.org/officeDocument/2006/relationships/hyperlink" Target="https://doi.org/10.3389/fevo.2021.698131" TargetMode="External"/><Relationship Id="rId49" Type="http://schemas.openxmlformats.org/officeDocument/2006/relationships/hyperlink" Target="https://doi.org/10.32614/CRAN.package.tigris" TargetMode="External"/><Relationship Id="rId50" Type="http://schemas.openxmlformats.org/officeDocument/2006/relationships/hyperlink" Target="https://doi.org/10.1002/j.1996-8175.2001.tb05618.x" TargetMode="External"/><Relationship Id="rId51" Type="http://schemas.openxmlformats.org/officeDocument/2006/relationships/hyperlink" Target="https://doi.org/10.1016/j.sajb.2007.03.005" TargetMode="External"/><Relationship Id="rId52" Type="http://schemas.openxmlformats.org/officeDocument/2006/relationships/image" Target="media/image1.png"/><Relationship Id="rId53" Type="http://schemas.openxmlformats.org/officeDocument/2006/relationships/image" Target="media/image2.png"/><Relationship Id="rId54" Type="http://schemas.openxmlformats.org/officeDocument/2006/relationships/image" Target="media/image3.png"/><Relationship Id="rId55" Type="http://schemas.openxmlformats.org/officeDocument/2006/relationships/image" Target="media/image4.png"/><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20</Pages>
  <Words>5206</Words>
  <Characters>29481</Characters>
  <CharactersWithSpaces>34589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2025-10-21T01:37:02Z</dcterms:created>
  <dc:creator/>
  <dc:description/>
  <dc:language>en-US</dc:language>
  <cp:lastModifiedBy/>
  <dcterms:modified xsi:type="dcterms:W3CDTF">2025-10-20T20:39:36Z</dcterms:modified>
  <cp:revision>1</cp:revision>
  <dc:subject/>
  <dc:title>BarnebyLives: an R package to create herbarium specimen labels and clean spreadsheets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Premise: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 Methods and Results: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 Conclusions: BarnebyLives improves data accuracy, ensures up-to-date taxonomy, and significantly reduces the time and effort required to accession herbarium specimens.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../citations/american-journal-of-botany.csl</vt:lpwstr>
  </property>
  <property fmtid="{D5CDD505-2E9C-101B-9397-08002B2CF9AE}" pid="6" name="fig_caption">
    <vt:lpwstr>True</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